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Integration of nowcasting, forecasting, and SaTScan techniques for routine spatial-temporal detection of active SARI outbreaks in the State of São Paulo, Brazil </w:t>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rtl w:val="0"/>
        </w:rPr>
        <w:t xml:space="preserve">Tatiana P. Portella</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Audêncio Victor</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Raquel Gardini Sanches Palasio</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Danilo Pereira Mori</w:t>
      </w:r>
      <w:r w:rsidDel="00000000" w:rsidR="00000000" w:rsidRPr="00000000">
        <w:rPr>
          <w:rFonts w:ascii="Arial" w:cs="Arial" w:eastAsia="Arial" w:hAnsi="Arial"/>
          <w:vertAlign w:val="superscript"/>
          <w:rtl w:val="0"/>
        </w:rPr>
        <w:t xml:space="preserve">1; </w:t>
      </w:r>
      <w:r w:rsidDel="00000000" w:rsidR="00000000" w:rsidRPr="00000000">
        <w:rPr>
          <w:rFonts w:ascii="Arial" w:cs="Arial" w:eastAsia="Arial" w:hAnsi="Arial"/>
          <w:rtl w:val="0"/>
        </w:rPr>
        <w:t xml:space="preserve">Camila Lorenz</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Thiago Godoy de Oliveira</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Guillermo Leonardo Florez Montero</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Eduardo Koerich Nery</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Pamella Cristina de Carvalho Lucas</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Ana Lúcia Frugis Yu</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Telma Regina Marques Pinto Carvalhanas</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Health Department of the State of São Paulo, Disease Control Coordination, Epidemiological Surveillance Center "Prof. Alexandre Vranjac," Division of Respiratory Disease Transmission, São Paulo, São Paulo, Brazil</w:t>
      </w:r>
    </w:p>
    <w:p w:rsidR="00000000" w:rsidDel="00000000" w:rsidP="00000000" w:rsidRDefault="00000000" w:rsidRPr="00000000" w14:paraId="00000008">
      <w:pPr>
        <w:numPr>
          <w:ilvl w:val="0"/>
          <w:numId w:val="2"/>
        </w:numPr>
        <w:spacing w:line="360" w:lineRule="auto"/>
        <w:ind w:left="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Department of Infectious Disease Epidemiology, Faculty of Epidemiology and Population Health, London School of Hygiene and Tropical Medicine, London, United Kingdom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Corresponding author: </w:t>
      </w:r>
      <w:r w:rsidDel="00000000" w:rsidR="00000000" w:rsidRPr="00000000">
        <w:rPr>
          <w:rFonts w:ascii="Times New Roman" w:cs="Times New Roman" w:eastAsia="Times New Roman" w:hAnsi="Times New Roman"/>
          <w:sz w:val="24"/>
          <w:szCs w:val="24"/>
          <w:rtl w:val="0"/>
        </w:rPr>
        <w:t xml:space="preserve"> Dr Audencio Victor, Department of Infectious Disease Epidemiology, London School of Hygiene and Tropical Medicine, Keppel Street, London WC1E 7HT, United Kingdom.</w:t>
      </w:r>
      <w:r w:rsidDel="00000000" w:rsidR="00000000" w:rsidRPr="00000000">
        <w:rPr>
          <w:rFonts w:ascii="Arial" w:cs="Arial" w:eastAsia="Arial" w:hAnsi="Arial"/>
          <w:rtl w:val="0"/>
        </w:rPr>
        <w:t xml:space="preserve"> E-mail: </w:t>
      </w:r>
      <w:hyperlink r:id="rId9">
        <w:r w:rsidDel="00000000" w:rsidR="00000000" w:rsidRPr="00000000">
          <w:rPr>
            <w:rFonts w:ascii="Arial" w:cs="Arial" w:eastAsia="Arial" w:hAnsi="Arial"/>
            <w:color w:val="0000ff"/>
            <w:u w:val="single"/>
            <w:rtl w:val="0"/>
          </w:rPr>
          <w:t xml:space="preserve">Audenciovictor@gmail.com</w:t>
        </w:r>
      </w:hyperlink>
      <w:r w:rsidDel="00000000" w:rsidR="00000000" w:rsidRPr="00000000">
        <w:rPr>
          <w:rFonts w:ascii="Arial" w:cs="Arial" w:eastAsia="Arial" w:hAnsi="Arial"/>
          <w:rtl w:val="0"/>
        </w:rPr>
        <w:t xml:space="preserve"> , ORCID: </w:t>
      </w:r>
      <w:hyperlink r:id="rId10">
        <w:r w:rsidDel="00000000" w:rsidR="00000000" w:rsidRPr="00000000">
          <w:rPr>
            <w:rFonts w:ascii="Arial" w:cs="Arial" w:eastAsia="Arial" w:hAnsi="Arial"/>
            <w:color w:val="0000ff"/>
            <w:u w:val="single"/>
            <w:rtl w:val="0"/>
          </w:rPr>
          <w:t xml:space="preserve">https://orcid.org/0000-0002-8161-3639</w:t>
        </w:r>
      </w:hyperlink>
      <w:r w:rsidDel="00000000" w:rsidR="00000000" w:rsidRPr="00000000">
        <w:rPr>
          <w:rtl w:val="0"/>
        </w:rPr>
      </w:r>
    </w:p>
    <w:p w:rsidR="00000000" w:rsidDel="00000000" w:rsidP="00000000" w:rsidRDefault="00000000" w:rsidRPr="00000000" w14:paraId="0000000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b w:val="1"/>
          <w:bCs w:val="1"/>
        </w:rPr>
      </w:pPr>
      <w:sdt>
        <w:sdtPr>
          <w:id w:val="830643768"/>
          <w:tag w:val="goog_rdk_0"/>
        </w:sdtPr>
        <w:sdtContent>
          <w:commentRangeStart w:id="0"/>
        </w:sdtContent>
      </w:sdt>
      <w:r w:rsidDel="00000000" w:rsidR="00000000" w:rsidRPr="00000000">
        <w:rPr>
          <w:rFonts w:ascii="Arial" w:cs="Arial" w:eastAsia="Arial" w:hAnsi="Arial"/>
          <w:b w:val="1"/>
          <w:bCs w:val="1"/>
          <w:rtl w:val="0"/>
        </w:rPr>
        <w:t xml:space="preserve">Comite de Etica: CAAE: 83280624.4.0000.0086, SECRETARIA DE ESTADO DA SAUDE</w:t>
      </w:r>
    </w:p>
    <w:p w:rsidR="00000000" w:rsidDel="00000000" w:rsidP="00000000" w:rsidRDefault="00000000" w:rsidRPr="00000000" w14:paraId="00000010">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Divisão de métodos: </w:t>
      </w:r>
      <w:r w:rsidDel="00000000" w:rsidR="00000000" w:rsidRPr="00000000">
        <w:rPr>
          <w:rtl w:val="0"/>
        </w:rPr>
        <w:t xml:space="preserve"> processo SEI 018.00027174/2024-42, Secretaria de Estado da Saúde – SES/SP.</w:t>
      </w:r>
      <w:r w:rsidDel="00000000" w:rsidR="00000000" w:rsidRPr="00000000">
        <w:rPr>
          <w:rFonts w:ascii="Arial" w:cs="Arial" w:eastAsia="Arial" w:hAnsi="Arial"/>
          <w:b w:val="1"/>
          <w:bCs w:val="1"/>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b w:val="1"/>
          <w:bCs w:val="1"/>
          <w:rtl w:val="0"/>
        </w:rPr>
        <w:t xml:space="preserve">Word count:</w:t>
      </w:r>
      <w:r w:rsidDel="00000000" w:rsidR="00000000" w:rsidRPr="00000000">
        <w:rPr>
          <w:rFonts w:ascii="Arial" w:cs="Arial" w:eastAsia="Arial" w:hAnsi="Arial"/>
          <w:rtl w:val="0"/>
        </w:rPr>
        <w:t xml:space="preserve"> 2982</w:t>
      </w:r>
    </w:p>
    <w:p w:rsidR="00000000" w:rsidDel="00000000" w:rsidP="00000000" w:rsidRDefault="00000000" w:rsidRPr="00000000" w14:paraId="0000001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Abstract</w:t>
      </w:r>
    </w:p>
    <w:p w:rsidR="00000000" w:rsidDel="00000000" w:rsidP="00000000" w:rsidRDefault="00000000" w:rsidRPr="00000000" w14:paraId="00000019">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Introduction:</w:t>
      </w:r>
      <w:r w:rsidDel="00000000" w:rsidR="00000000" w:rsidRPr="00000000">
        <w:rPr>
          <w:rFonts w:ascii="Arial" w:cs="Arial" w:eastAsia="Arial" w:hAnsi="Arial"/>
          <w:rtl w:val="0"/>
        </w:rPr>
        <w:t xml:space="preserve"> Severe Acute Respiratory Syndrome (SARS) is a severe respiratory condition caused by various pathogens. This study aims to assess the effectiveness of combining nowcasting and forecasting methods with spatial-temporal SaTScan scanning in detecting and forecasting SARS clusters in the state of São Paulo</w:t>
      </w:r>
      <w:sdt>
        <w:sdtPr>
          <w:id w:val="1906923264"/>
          <w:tag w:val="goog_rdk_1"/>
        </w:sdtPr>
        <w:sdtContent>
          <w:ins w:author="Danilo SAUDE CVE" w:id="0" w:date="2026-08-12T15:51:35Z">
            <w:r w:rsidDel="00000000" w:rsidR="00000000" w:rsidRPr="00000000">
              <w:rPr>
                <w:rFonts w:ascii="Arial" w:cs="Arial" w:eastAsia="Arial" w:hAnsi="Arial"/>
                <w:rtl w:val="0"/>
              </w:rPr>
              <w:t xml:space="preserve">, Brazil</w:t>
            </w:r>
          </w:ins>
        </w:sdtContent>
      </w:sdt>
      <w:r w:rsidDel="00000000" w:rsidR="00000000" w:rsidRPr="00000000">
        <w:rPr>
          <w:rFonts w:ascii="Arial" w:cs="Arial" w:eastAsia="Arial" w:hAnsi="Arial"/>
          <w:rtl w:val="0"/>
        </w:rPr>
        <w:t xml:space="preserve">.</w:t>
      </w:r>
    </w:p>
    <w:p w:rsidR="00000000" w:rsidDel="00000000" w:rsidP="00000000" w:rsidRDefault="00000000" w:rsidRPr="00000000" w14:paraId="0000001A">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Methods:</w:t>
      </w:r>
      <w:r w:rsidDel="00000000" w:rsidR="00000000" w:rsidRPr="00000000">
        <w:rPr>
          <w:rFonts w:ascii="Arial" w:cs="Arial" w:eastAsia="Arial" w:hAnsi="Arial"/>
          <w:rtl w:val="0"/>
        </w:rPr>
        <w:t xml:space="preserve"> This observational and ecological study analyzed SARS patterns across different regions of the state. Data from the SIVEP-Gripe system, collected between May 23, 2022, and December 27, 2023, were used. We applied nowcasting and forecasting models to predict SARS incidence, along with spatial-temporal scanning using SaTScan™ to identify significant case clusters.</w:t>
      </w:r>
      <w:r w:rsidDel="00000000" w:rsidR="00000000" w:rsidRPr="00000000">
        <w:rPr>
          <w:rtl w:val="0"/>
        </w:rPr>
        <w:t xml:space="preserve"> </w:t>
      </w:r>
      <w:sdt>
        <w:sdtPr>
          <w:id w:val="-5489745"/>
          <w:tag w:val="goog_rdk_2"/>
        </w:sdtPr>
        <w:sdtContent>
          <w:commentRangeStart w:id="1"/>
        </w:sdtContent>
      </w:sdt>
      <w:r w:rsidDel="00000000" w:rsidR="00000000" w:rsidRPr="00000000">
        <w:rPr>
          <w:rFonts w:ascii="Arial" w:cs="Arial" w:eastAsia="Arial" w:hAnsi="Arial"/>
          <w:rtl w:val="0"/>
        </w:rPr>
        <w:t xml:space="preserve">Statistical comparisons between predicted and observed cases were conducted using t-tests to assess model accuracy.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Results:</w:t>
      </w:r>
      <w:r w:rsidDel="00000000" w:rsidR="00000000" w:rsidRPr="00000000">
        <w:rPr>
          <w:rFonts w:ascii="Arial" w:cs="Arial" w:eastAsia="Arial" w:hAnsi="Arial"/>
          <w:rtl w:val="0"/>
        </w:rPr>
        <w:t xml:space="preserve"> The models showed an average coverage of 42.7% for Cob50 and 76.8% for Cob95, with a mean WIS of 1.6 and an average MAE of 3.0. Between November 5, 2022, and February 18, 2023, model performance was particularly robust, with Cob95 ranging from 86.9% to 94.0% and Cob50 between 60.7% and 61.1%. In contrast, models underperformed between June and July 2022, with Cob50 below 35% and higher WIS values. Regional analyses revealed that the Extremo Oeste Paulista had the best performance (Cob95 of 92.6%, WIS of 0.5), while São Paulo and the Metropolitan Region of Campinas had significant under-predictions. Comparative t-tests indicated significant differences between consolidated, observed, and superior prediction metrics, with p-values below 0.05.</w:t>
      </w:r>
    </w:p>
    <w:p w:rsidR="00000000" w:rsidDel="00000000" w:rsidP="00000000" w:rsidRDefault="00000000" w:rsidRPr="00000000" w14:paraId="0000001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Conclusion:</w:t>
      </w:r>
      <w:r w:rsidDel="00000000" w:rsidR="00000000" w:rsidRPr="00000000">
        <w:rPr>
          <w:rFonts w:ascii="Arial" w:cs="Arial" w:eastAsia="Arial" w:hAnsi="Arial"/>
          <w:rtl w:val="0"/>
        </w:rPr>
        <w:t xml:space="preserve"> The integration of nowcasting, forecasting, and spatial-temporal scanning with SaTScan proved effective in real-time detection of SARS outbreaks, offering a valuable tool for epidemiological surveillance and response to respiratory disease outbreaks in the state of São Paulo.</w:t>
      </w:r>
    </w:p>
    <w:p w:rsidR="00000000" w:rsidDel="00000000" w:rsidP="00000000" w:rsidRDefault="00000000" w:rsidRPr="00000000" w14:paraId="0000001D">
      <w:pPr>
        <w:spacing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Epidemiological surveillance, outbreak prediction, spatial-temporal analysis, SaTScan, nowcasting, forecasting</w:t>
      </w:r>
    </w:p>
    <w:p w:rsidR="00000000" w:rsidDel="00000000" w:rsidP="00000000" w:rsidRDefault="00000000" w:rsidRPr="00000000" w14:paraId="0000001E">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b w:val="1"/>
          <w:bCs w:val="1"/>
        </w:rPr>
      </w:pPr>
      <w:sdt>
        <w:sdtPr>
          <w:id w:val="1973933661"/>
          <w:tag w:val="goog_rdk_4"/>
        </w:sdtPr>
        <w:sdtContent>
          <w:ins w:author="Danilo Pereira Mori" w:id="1" w:date="2026-08-18T15:48:01Z"/>
          <w:sdt>
            <w:sdtPr>
              <w:id w:val="576527631"/>
              <w:tag w:val="goog_rdk_5"/>
            </w:sdtPr>
            <w:sdtContent>
              <w:ins w:author="Danilo Pereira Mori" w:id="1" w:date="2026-08-18T15:48:01Z">
                <w:r w:rsidDel="00000000" w:rsidR="00000000" w:rsidRPr="00000000">
                  <w:rPr>
                    <w:rFonts w:ascii="Arial" w:cs="Arial" w:eastAsia="Arial" w:hAnsi="Arial"/>
                    <w:b w:val="1"/>
                    <w:bCs w:val="1"/>
                    <w:rtl w:val="0"/>
                    <w:rPrChange w:author="Danilo Pereira Mori" w:id="2" w:date="2026-08-18T15:48:01Z">
                      <w:rPr>
                        <w:rFonts w:ascii="Arial" w:cs="Arial" w:eastAsia="Arial" w:hAnsi="Arial"/>
                      </w:rPr>
                    </w:rPrChange>
                  </w:rPr>
                  <w:t xml:space="preserve">1. </w:t>
                </w:r>
              </w:ins>
            </w:sdtContent>
          </w:sdt>
          <w:ins w:author="Danilo Pereira Mori" w:id="1" w:date="2026-08-18T15:48:01Z"/>
        </w:sdtContent>
      </w:sdt>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5">
      <w:pPr>
        <w:spacing w:after="0" w:line="360" w:lineRule="auto"/>
        <w:ind w:firstLine="709"/>
        <w:jc w:val="both"/>
        <w:rPr>
          <w:rFonts w:ascii="Arial" w:cs="Arial" w:eastAsia="Arial" w:hAnsi="Arial"/>
        </w:rPr>
      </w:pPr>
      <w:r w:rsidDel="00000000" w:rsidR="00000000" w:rsidRPr="00000000">
        <w:rPr>
          <w:rFonts w:ascii="Arial" w:cs="Arial" w:eastAsia="Arial" w:hAnsi="Arial"/>
          <w:rtl w:val="0"/>
        </w:rPr>
        <w:t xml:space="preserve">Severe Acute Respiratory Infection (SARI) is a severe respiratory condition caused by various pathogens, including viruses such as SARS-CoV-2, Influenza, respiratory syncytial virus, adenovirus, metapneumovirus, parainfluenza, and others </w:t>
      </w:r>
      <w:r w:rsidDel="00000000" w:rsidR="00000000" w:rsidRPr="00000000">
        <w:rPr>
          <w:rFonts w:ascii="Arial" w:cs="Arial" w:eastAsia="Arial" w:hAnsi="Arial"/>
          <w:color w:val="000000"/>
          <w:rtl w:val="0"/>
        </w:rPr>
        <w:t xml:space="preserve">[1–3]</w:t>
      </w:r>
      <w:r w:rsidDel="00000000" w:rsidR="00000000" w:rsidRPr="00000000">
        <w:rPr>
          <w:rFonts w:ascii="Arial" w:cs="Arial" w:eastAsia="Arial" w:hAnsi="Arial"/>
          <w:rtl w:val="0"/>
        </w:rPr>
        <w:t xml:space="preserve">. Globally, the prevalence of SARI has been a persistent concern for public health systems, emphasizing the need for advanced monitoring and response techniques </w:t>
      </w:r>
      <w:r w:rsidDel="00000000" w:rsidR="00000000" w:rsidRPr="00000000">
        <w:rPr>
          <w:rFonts w:ascii="Arial" w:cs="Arial" w:eastAsia="Arial" w:hAnsi="Arial"/>
          <w:color w:val="000000"/>
          <w:rtl w:val="0"/>
        </w:rPr>
        <w:t xml:space="preserve">[4–6]</w:t>
      </w:r>
      <w:r w:rsidDel="00000000" w:rsidR="00000000" w:rsidRPr="00000000">
        <w:rPr>
          <w:rFonts w:ascii="Arial" w:cs="Arial" w:eastAsia="Arial" w:hAnsi="Arial"/>
          <w:rtl w:val="0"/>
        </w:rPr>
        <w:t xml:space="preserve">. In Brazil, the prevalence of SARI has been particularly high, especially in the state of São Paulo, which registers a significant burden of hospitalizations and deaths related to the syndrome </w:t>
      </w:r>
      <w:r w:rsidDel="00000000" w:rsidR="00000000" w:rsidRPr="00000000">
        <w:rPr>
          <w:rFonts w:ascii="Arial" w:cs="Arial" w:eastAsia="Arial" w:hAnsi="Arial"/>
          <w:color w:val="000000"/>
          <w:rtl w:val="0"/>
        </w:rPr>
        <w:t xml:space="preserve">[7,8]</w:t>
      </w:r>
      <w:r w:rsidDel="00000000" w:rsidR="00000000" w:rsidRPr="00000000">
        <w:rPr>
          <w:rFonts w:ascii="Arial" w:cs="Arial" w:eastAsia="Arial" w:hAnsi="Arial"/>
          <w:rtl w:val="0"/>
        </w:rPr>
        <w:t xml:space="preserve">.</w:t>
      </w:r>
    </w:p>
    <w:p w:rsidR="00000000" w:rsidDel="00000000" w:rsidP="00000000" w:rsidRDefault="00000000" w:rsidRPr="00000000" w14:paraId="00000026">
      <w:pPr>
        <w:spacing w:after="0" w:line="360" w:lineRule="auto"/>
        <w:ind w:firstLine="709"/>
        <w:jc w:val="both"/>
        <w:rPr>
          <w:rFonts w:ascii="Arial" w:cs="Arial" w:eastAsia="Arial" w:hAnsi="Arial"/>
        </w:rPr>
      </w:pPr>
      <w:r w:rsidDel="00000000" w:rsidR="00000000" w:rsidRPr="00000000">
        <w:rPr>
          <w:rFonts w:ascii="Arial" w:cs="Arial" w:eastAsia="Arial" w:hAnsi="Arial"/>
          <w:rtl w:val="0"/>
        </w:rPr>
        <w:t xml:space="preserve">One of the main objectives of the surveillance for SARI is to detect localized respiratory disease outbreaks quickly. One powerful method to detect emerging geographical disease clusters in real time is through a prospective spatiotemporal cluster analysis with SatScan [9]</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rtl w:val="0"/>
        </w:rPr>
        <w:t xml:space="preserve">However, the reliability of this method is highly dependent on the timeliness of disease case notification</w:t>
      </w:r>
      <w:r w:rsidDel="00000000" w:rsidR="00000000" w:rsidRPr="00000000">
        <w:rPr>
          <w:rFonts w:ascii="Arial" w:cs="Arial" w:eastAsia="Arial" w:hAnsi="Arial"/>
          <w:highlight w:val="yellow"/>
          <w:rtl w:val="0"/>
        </w:rPr>
        <w:t xml:space="preserve"> </w:t>
      </w:r>
      <w:sdt>
        <w:sdtPr>
          <w:id w:val="494876167"/>
          <w:tag w:val="goog_rdk_6"/>
        </w:sdtPr>
        <w:sdtContent>
          <w:commentRangeStart w:id="2"/>
        </w:sdtContent>
      </w:sdt>
      <w:r w:rsidDel="00000000" w:rsidR="00000000" w:rsidRPr="00000000">
        <w:rPr>
          <w:rFonts w:ascii="Arial" w:cs="Arial" w:eastAsia="Arial" w:hAnsi="Arial"/>
          <w:highlight w:val="yellow"/>
          <w:rtl w:val="0"/>
        </w:rPr>
        <w:t xml:space="preserve">[10].</w:t>
      </w:r>
      <w:commentRangeEnd w:id="2"/>
      <w:r w:rsidDel="00000000" w:rsidR="00000000" w:rsidRPr="00000000">
        <w:commentReference w:id="2"/>
      </w:r>
      <w:r w:rsidDel="00000000" w:rsidR="00000000" w:rsidRPr="00000000">
        <w:rPr>
          <w:rFonts w:ascii="Arial" w:cs="Arial" w:eastAsia="Arial" w:hAnsi="Arial"/>
          <w:rtl w:val="0"/>
        </w:rPr>
        <w:t xml:space="preserve"> SARI data had a significant reporting delay, and the number of SARI cases in its official database has always been underestimated in recent weeks. This delay can severely compromise the capacity of SatScan to detect a sudden increase in respiratory disease incidence in a geographical area. A statistical method called nowcasting and forecasting can deal with reporting delays and make future incidence projections for disease data that suffer from reporting delays.  Nowcasting models </w:t>
      </w:r>
      <w:r w:rsidDel="00000000" w:rsidR="00000000" w:rsidRPr="00000000">
        <w:rPr>
          <w:rFonts w:ascii="Arial" w:cs="Arial" w:eastAsia="Arial" w:hAnsi="Arial"/>
          <w:rtl w:val="0"/>
        </w:rPr>
        <w:t xml:space="preserve">estimate</w:t>
      </w:r>
      <w:r w:rsidDel="00000000" w:rsidR="00000000" w:rsidRPr="00000000">
        <w:rPr>
          <w:rFonts w:ascii="Arial" w:cs="Arial" w:eastAsia="Arial" w:hAnsi="Arial"/>
          <w:rtl w:val="0"/>
        </w:rPr>
        <w:t xml:space="preserve"> the current incidence of cases by accounting for delays in case reporting, providing a more accurate and immediate estimation of incidence </w:t>
      </w:r>
      <w:r w:rsidDel="00000000" w:rsidR="00000000" w:rsidRPr="00000000">
        <w:rPr>
          <w:rFonts w:ascii="Arial" w:cs="Arial" w:eastAsia="Arial" w:hAnsi="Arial"/>
          <w:color w:val="000000"/>
          <w:rtl w:val="0"/>
        </w:rPr>
        <w:t xml:space="preserve">[13,14,17]</w:t>
      </w:r>
      <w:r w:rsidDel="00000000" w:rsidR="00000000" w:rsidRPr="00000000">
        <w:rPr>
          <w:rFonts w:ascii="Arial" w:cs="Arial" w:eastAsia="Arial" w:hAnsi="Arial"/>
          <w:rtl w:val="0"/>
        </w:rPr>
        <w:t xml:space="preserve">. Forecasting projects future trends of disease cases based on the most recent data, complementing nowcasting estimation </w:t>
      </w:r>
      <w:r w:rsidDel="00000000" w:rsidR="00000000" w:rsidRPr="00000000">
        <w:rPr>
          <w:rFonts w:ascii="Arial" w:cs="Arial" w:eastAsia="Arial" w:hAnsi="Arial"/>
          <w:color w:val="000000"/>
          <w:rtl w:val="0"/>
        </w:rPr>
        <w:t xml:space="preserve">[13,16]</w:t>
      </w:r>
      <w:r w:rsidDel="00000000" w:rsidR="00000000" w:rsidRPr="00000000">
        <w:rPr>
          <w:rFonts w:ascii="Arial" w:cs="Arial" w:eastAsia="Arial" w:hAnsi="Arial"/>
          <w:rtl w:val="0"/>
        </w:rPr>
        <w:t xml:space="preserve">. Integrating these techniques with the spatial-temporal scanning software SaTScan has great potential to  enhance the ability to detect outbreaks of SARI in real time, facilitating quick and effective interventions</w:t>
      </w:r>
    </w:p>
    <w:p w:rsidR="00000000" w:rsidDel="00000000" w:rsidP="00000000" w:rsidRDefault="00000000" w:rsidRPr="00000000" w14:paraId="00000027">
      <w:pPr>
        <w:spacing w:after="0" w:line="360" w:lineRule="auto"/>
        <w:ind w:firstLine="709"/>
        <w:jc w:val="both"/>
        <w:rPr>
          <w:rFonts w:ascii="Arial" w:cs="Arial" w:eastAsia="Arial" w:hAnsi="Arial"/>
        </w:rPr>
      </w:pPr>
      <w:r w:rsidDel="00000000" w:rsidR="00000000" w:rsidRPr="00000000">
        <w:rPr>
          <w:rFonts w:ascii="Arial" w:cs="Arial" w:eastAsia="Arial" w:hAnsi="Arial"/>
          <w:rtl w:val="0"/>
        </w:rPr>
        <w:t xml:space="preserve">Notably, to the best of our knowledge, only one study has tested the association of nowcasting with SaTScan, and it was in the context of dengue surveillance </w:t>
      </w:r>
      <w:r w:rsidDel="00000000" w:rsidR="00000000" w:rsidRPr="00000000">
        <w:rPr>
          <w:rFonts w:ascii="Arial" w:cs="Arial" w:eastAsia="Arial" w:hAnsi="Arial"/>
          <w:color w:val="000000"/>
          <w:rtl w:val="0"/>
        </w:rPr>
        <w:t xml:space="preserve">[17]</w:t>
      </w:r>
      <w:r w:rsidDel="00000000" w:rsidR="00000000" w:rsidRPr="00000000">
        <w:rPr>
          <w:rFonts w:ascii="Arial" w:cs="Arial" w:eastAsia="Arial" w:hAnsi="Arial"/>
          <w:rtl w:val="0"/>
        </w:rPr>
        <w:t xml:space="preserve">. Additionally, no studies have evaluated the combination of nowcasting, forecasting, and SaTScan for outbreak detection and prediction, which represents the novelty of our work.</w:t>
      </w:r>
      <w:r w:rsidDel="00000000" w:rsidR="00000000" w:rsidRPr="00000000">
        <w:rPr>
          <w:rtl w:val="0"/>
        </w:rPr>
        <w:t xml:space="preserve"> </w:t>
      </w:r>
      <w:r w:rsidDel="00000000" w:rsidR="00000000" w:rsidRPr="00000000">
        <w:rPr>
          <w:rFonts w:ascii="Arial" w:cs="Arial" w:eastAsia="Arial" w:hAnsi="Arial"/>
          <w:rtl w:val="0"/>
        </w:rPr>
        <w:t xml:space="preserve">This study aims to test the effectiveness of combining forecasting and nowcasting techniques with SaTScan’s prospective spatio-temporal analysis to detect active SARI clusters in real-time in the state of São Paulo. A detailed analysis of these techniques will help identify strengths and limitations, contributing to the continuous improvement of epidemiological surveillance strategies and outbreak responses </w:t>
      </w:r>
      <w:r w:rsidDel="00000000" w:rsidR="00000000" w:rsidRPr="00000000">
        <w:rPr>
          <w:rFonts w:ascii="Arial" w:cs="Arial" w:eastAsia="Arial" w:hAnsi="Arial"/>
          <w:color w:val="000000"/>
          <w:rtl w:val="0"/>
        </w:rPr>
        <w:t xml:space="preserve">[13,19–21]. </w:t>
      </w:r>
      <w:r w:rsidDel="00000000" w:rsidR="00000000" w:rsidRPr="00000000">
        <w:rPr>
          <w:rtl w:val="0"/>
        </w:rPr>
      </w:r>
    </w:p>
    <w:p w:rsidR="00000000" w:rsidDel="00000000" w:rsidP="00000000" w:rsidRDefault="00000000" w:rsidRPr="00000000" w14:paraId="00000028">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b w:val="1"/>
          <w:bCs w:val="1"/>
          <w:rtl w:val="0"/>
        </w:rPr>
        <w:t xml:space="preserve">Methods</w:t>
      </w:r>
    </w:p>
    <w:p w:rsidR="00000000" w:rsidDel="00000000" w:rsidP="00000000" w:rsidRDefault="00000000" w:rsidRPr="00000000" w14:paraId="0000002A">
      <w:pPr>
        <w:spacing w:after="0" w:line="360" w:lineRule="auto"/>
        <w:jc w:val="both"/>
        <w:rPr>
          <w:rFonts w:ascii="Arial" w:cs="Arial" w:eastAsia="Arial" w:hAnsi="Arial"/>
          <w:b w:val="1"/>
          <w:bCs w:val="1"/>
          <w:highlight w:val="yellow"/>
        </w:rPr>
      </w:pPr>
      <w:r w:rsidDel="00000000" w:rsidR="00000000" w:rsidRPr="00000000">
        <w:rPr>
          <w:rFonts w:ascii="Arial" w:cs="Arial" w:eastAsia="Arial" w:hAnsi="Arial"/>
          <w:b w:val="1"/>
          <w:bCs w:val="1"/>
          <w:highlight w:val="yellow"/>
          <w:rtl w:val="0"/>
        </w:rPr>
        <w:t xml:space="preserve">2.1 </w:t>
      </w:r>
      <w:r w:rsidDel="00000000" w:rsidR="00000000" w:rsidRPr="00000000">
        <w:rPr>
          <w:rFonts w:ascii="Arial" w:cs="Arial" w:eastAsia="Arial" w:hAnsi="Arial"/>
          <w:b w:val="1"/>
          <w:bCs w:val="1"/>
          <w:highlight w:val="yellow"/>
          <w:rtl w:val="0"/>
        </w:rPr>
        <w:t xml:space="preserve">Overview</w:t>
      </w:r>
    </w:p>
    <w:p w:rsidR="00000000" w:rsidDel="00000000" w:rsidP="00000000" w:rsidRDefault="00000000" w:rsidRPr="00000000" w14:paraId="0000002B">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This study proposes a two-step approach for detecting SARI outbreaks to be used in a real-time early warning surveillance system. The first step involves applying nowcasting and forecasting models to SARI data in order to correct for reporting delays and generate short-term projections of case counts. In the second step, the corrected and estimated data are used in a prospective spatial-temporal analysis using the SaTScan software, which identifies statistically </w:t>
      </w:r>
      <w:r w:rsidDel="00000000" w:rsidR="00000000" w:rsidRPr="00000000">
        <w:rPr>
          <w:rFonts w:ascii="Arial" w:cs="Arial" w:eastAsia="Arial" w:hAnsi="Arial"/>
          <w:rtl w:val="0"/>
        </w:rPr>
        <w:t xml:space="preserve">significant clusters of SARI.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approach is expected to enhance the precision and timeliness of outbreak detection. If successful, its implementation could support rapid and effective public health responses. </w:t>
      </w:r>
    </w:p>
    <w:p w:rsidR="00000000" w:rsidDel="00000000" w:rsidP="00000000" w:rsidRDefault="00000000" w:rsidRPr="00000000" w14:paraId="0000002C">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data used in this study were collected from the Epidemiological Surveillance Information System for Influenza (SIVEP-Gripe), covering all Regional </w:t>
      </w:r>
      <w:r w:rsidDel="00000000" w:rsidR="00000000" w:rsidRPr="00000000">
        <w:rPr>
          <w:rFonts w:ascii="Arial" w:cs="Arial" w:eastAsia="Arial" w:hAnsi="Arial"/>
          <w:color w:val="ee0000"/>
          <w:rtl w:val="0"/>
        </w:rPr>
        <w:t xml:space="preserve">Interagency C</w:t>
      </w:r>
      <w:r w:rsidDel="00000000" w:rsidR="00000000" w:rsidRPr="00000000">
        <w:rPr>
          <w:rFonts w:ascii="Arial" w:cs="Arial" w:eastAsia="Arial" w:hAnsi="Arial"/>
          <w:rtl w:val="0"/>
        </w:rPr>
        <w:t xml:space="preserve">ommissions (CIR) in the state of São Paulo.</w:t>
      </w:r>
    </w:p>
    <w:p w:rsidR="00000000" w:rsidDel="00000000" w:rsidP="00000000" w:rsidRDefault="00000000" w:rsidRPr="00000000" w14:paraId="0000002D">
      <w:pPr>
        <w:spacing w:after="0" w:line="360" w:lineRule="auto"/>
        <w:jc w:val="both"/>
        <w:rPr>
          <w:rFonts w:ascii="Arial" w:cs="Arial" w:eastAsia="Arial" w:hAnsi="Arial"/>
          <w:highlight w:val="yellow"/>
        </w:rPr>
      </w:pPr>
      <w:r w:rsidDel="00000000" w:rsidR="00000000" w:rsidRPr="00000000">
        <w:rPr>
          <w:rFonts w:ascii="Arial" w:cs="Arial" w:eastAsia="Arial" w:hAnsi="Arial"/>
          <w:rtl w:val="0"/>
        </w:rPr>
        <w:t xml:space="preserve">To assess the effectiveness of this approach in detecting SARI outbreaks in a timely manner, we conduct a validation analysis using different data configurations, including naive uncorrected data and fully consolidated data </w:t>
      </w:r>
      <w:r w:rsidDel="00000000" w:rsidR="00000000" w:rsidRPr="00000000">
        <w:rPr>
          <w:rtl w:val="0"/>
        </w:rPr>
      </w:r>
    </w:p>
    <w:p w:rsidR="00000000" w:rsidDel="00000000" w:rsidP="00000000" w:rsidRDefault="00000000" w:rsidRPr="00000000" w14:paraId="0000002E">
      <w:pPr>
        <w:spacing w:after="0" w:line="36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2F">
      <w:pPr>
        <w:spacing w:after="0" w:line="360" w:lineRule="auto"/>
        <w:jc w:val="both"/>
        <w:rPr>
          <w:rFonts w:ascii="Arial" w:cs="Arial" w:eastAsia="Arial" w:hAnsi="Arial"/>
          <w:highlight w:val="yellow"/>
        </w:rPr>
      </w:pPr>
      <w:r w:rsidDel="00000000" w:rsidR="00000000" w:rsidRPr="00000000">
        <w:rPr>
          <w:rFonts w:ascii="Arial" w:cs="Arial" w:eastAsia="Arial" w:hAnsi="Arial"/>
          <w:highlight w:val="yellow"/>
        </w:rPr>
        <w:drawing>
          <wp:inline distB="114300" distT="114300" distL="114300" distR="114300">
            <wp:extent cx="5399730" cy="1587500"/>
            <wp:effectExtent b="0" l="0" r="0" t="0"/>
            <wp:docPr id="214127933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997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1. Methodological scheme.</w:t>
      </w:r>
      <w:r w:rsidDel="00000000" w:rsidR="00000000" w:rsidRPr="00000000">
        <w:rPr>
          <w:rFonts w:ascii="Arial" w:cs="Arial" w:eastAsia="Arial" w:hAnsi="Arial"/>
          <w:sz w:val="20"/>
          <w:szCs w:val="20"/>
          <w:rtl w:val="0"/>
        </w:rPr>
        <w:t xml:space="preserve"> (A) Location of the State of São Paulo within South America and Brazil, with the study region highlighted. (B) The analysis comprised three main steps. Step 1 – Data source: four data inputs were used for prospective SaTScan analyses: Naive baseline (raw observed SARI data), Std median (median SARI estimates with eight weeks of nowcasted and one week of forecasted data from Bayesian nowcasting/forecasting models), MA median (three-week moving average of the median estimates), and Consolidated data (reference SARI data used to assess whether detected clusters corresponded to actual active disease clusters). Arrows indicate the nowcasting/forecasting and moving-average procedures. Step 2 – Regional classification: all four data inputs were submitted to a spatial-temporal scan analysis. Step 3 – Classification benchmark: the scan results for each input were compared with the consolidated data using t-tests and confusion matrices to evaluate the early detection of SARI outbreaks in the State of São Paulo.</w:t>
      </w:r>
    </w:p>
    <w:p w:rsidR="00000000" w:rsidDel="00000000" w:rsidP="00000000" w:rsidRDefault="00000000" w:rsidRPr="00000000" w14:paraId="00000031">
      <w:pPr>
        <w:spacing w:after="0" w:line="360"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32">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2.3 </w:t>
      </w:r>
      <w:r w:rsidDel="00000000" w:rsidR="00000000" w:rsidRPr="00000000">
        <w:rPr>
          <w:rFonts w:ascii="Arial" w:cs="Arial" w:eastAsia="Arial" w:hAnsi="Arial"/>
          <w:b w:val="1"/>
          <w:bCs w:val="1"/>
          <w:rtl w:val="0"/>
        </w:rPr>
        <w:t xml:space="preserve">Data Source</w:t>
      </w:r>
    </w:p>
    <w:p w:rsidR="00000000" w:rsidDel="00000000" w:rsidP="00000000" w:rsidRDefault="00000000" w:rsidRPr="00000000" w14:paraId="00000034">
      <w:pPr>
        <w:spacing w:after="0" w:line="360" w:lineRule="auto"/>
        <w:jc w:val="both"/>
        <w:rPr>
          <w:rFonts w:ascii="Arial" w:cs="Arial" w:eastAsia="Arial" w:hAnsi="Arial"/>
          <w:highlight w:val="yellow"/>
        </w:rPr>
      </w:pPr>
      <w:r w:rsidDel="00000000" w:rsidR="00000000" w:rsidRPr="00000000">
        <w:rPr>
          <w:rFonts w:ascii="Arial" w:cs="Arial" w:eastAsia="Arial" w:hAnsi="Arial"/>
          <w:rtl w:val="0"/>
        </w:rPr>
        <w:t xml:space="preserve">The data used in this study were extracted from SIVEP-Gripe, managed by the Brazilian Ministry of Health (SIVEP-Gripe, 2024). SIVEP-Gripe is the official system for recording hospitalizations and deaths from SARI in the country, providing a robust dataset that includes sociodemographic information (sex, race/ethnicity, age, place of residence, among others), clinical and epidemiological characterization of cases (symptom onset date, notification date, reported symptoms, outcome), and laboratory results.</w:t>
      </w:r>
      <w:r w:rsidDel="00000000" w:rsidR="00000000" w:rsidRPr="00000000">
        <w:rPr>
          <w:rFonts w:ascii="Arial" w:cs="Arial" w:eastAsia="Arial" w:hAnsi="Arial"/>
          <w:color w:val="000000"/>
          <w:rtl w:val="0"/>
        </w:rPr>
        <w:t xml:space="preserve"> SARI </w:t>
      </w:r>
      <w:r w:rsidDel="00000000" w:rsidR="00000000" w:rsidRPr="00000000">
        <w:rPr>
          <w:rFonts w:ascii="Arial" w:cs="Arial" w:eastAsia="Arial" w:hAnsi="Arial"/>
          <w:rtl w:val="0"/>
        </w:rPr>
        <w:t xml:space="preserve">has been a</w:t>
      </w:r>
      <w:r w:rsidDel="00000000" w:rsidR="00000000" w:rsidRPr="00000000">
        <w:rPr>
          <w:rFonts w:ascii="Arial" w:cs="Arial" w:eastAsia="Arial" w:hAnsi="Arial"/>
          <w:color w:val="000000"/>
          <w:rtl w:val="0"/>
        </w:rPr>
        <w:t xml:space="preserve"> mandatory reporting disease in Brazil since 2009, and all public and private </w:t>
      </w:r>
      <w:r w:rsidDel="00000000" w:rsidR="00000000" w:rsidRPr="00000000">
        <w:rPr>
          <w:rFonts w:ascii="Arial" w:cs="Arial" w:eastAsia="Arial" w:hAnsi="Arial"/>
          <w:rtl w:val="0"/>
        </w:rPr>
        <w:t xml:space="preserve">hospitals</w:t>
      </w:r>
      <w:r w:rsidDel="00000000" w:rsidR="00000000" w:rsidRPr="00000000">
        <w:rPr>
          <w:rFonts w:ascii="Arial" w:cs="Arial" w:eastAsia="Arial" w:hAnsi="Arial"/>
          <w:color w:val="000000"/>
          <w:rtl w:val="0"/>
        </w:rPr>
        <w:t xml:space="preserve"> should report SARI cases in this notification system.  We collected the data </w:t>
      </w:r>
      <w:r w:rsidDel="00000000" w:rsidR="00000000" w:rsidRPr="00000000">
        <w:rPr>
          <w:rFonts w:ascii="Arial" w:cs="Arial" w:eastAsia="Arial" w:hAnsi="Arial"/>
          <w:rtl w:val="0"/>
        </w:rPr>
        <w:t xml:space="preserve">for the state of São Paulo, Brazil, which is the most populous and economically important region of </w:t>
      </w:r>
      <w:r w:rsidDel="00000000" w:rsidR="00000000" w:rsidRPr="00000000">
        <w:rPr>
          <w:rFonts w:ascii="Arial" w:cs="Arial" w:eastAsia="Arial" w:hAnsi="Arial"/>
          <w:highlight w:val="yellow"/>
          <w:rtl w:val="0"/>
        </w:rPr>
        <w:t xml:space="preserve">Brazil</w:t>
      </w:r>
      <w:sdt>
        <w:sdtPr>
          <w:id w:val="463136865"/>
          <w:tag w:val="goog_rdk_7"/>
        </w:sdtPr>
        <w:sdtContent>
          <w:commentRangeStart w:id="3"/>
        </w:sdtContent>
      </w:sdt>
      <w:sdt>
        <w:sdtPr>
          <w:id w:val="-427653666"/>
          <w:tag w:val="goog_rdk_8"/>
        </w:sdtPr>
        <w:sdtContent>
          <w:commentRangeStart w:id="4"/>
        </w:sdtContent>
      </w:sdt>
      <w:r w:rsidDel="00000000" w:rsidR="00000000" w:rsidRPr="00000000">
        <w:rPr>
          <w:rFonts w:ascii="Arial" w:cs="Arial" w:eastAsia="Arial" w:hAnsi="Arial"/>
          <w:highlight w:val="yellow"/>
          <w:rtl w:val="0"/>
        </w:rPr>
        <w:t xml:space="preserve"> [ ].</w:t>
      </w:r>
      <w:r w:rsidDel="00000000" w:rsidR="00000000" w:rsidRPr="00000000">
        <w:rPr>
          <w:rFonts w:ascii="Arial" w:cs="Arial" w:eastAsia="Arial" w:hAnsi="Arial"/>
          <w:rtl w:val="0"/>
        </w:rPr>
        <w:t xml:space="preserve"> </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The state has 645 municipalities divided into 63 Regional Interagency Commissions (CIRs). The CIRs are groupings of municipalities that share healthcare resources and collaborate in regional health management, allowing for a comprehensive and detailed analysis of SARS incidence across the state </w:t>
      </w:r>
      <w:r w:rsidDel="00000000" w:rsidR="00000000" w:rsidRPr="00000000">
        <w:rPr>
          <w:rFonts w:ascii="Arial" w:cs="Arial" w:eastAsia="Arial" w:hAnsi="Arial"/>
          <w:color w:val="000000"/>
          <w:highlight w:val="yellow"/>
          <w:rtl w:val="0"/>
        </w:rPr>
        <w:t xml:space="preserve">[22,23]</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rPr>
      </w:pPr>
      <w:r w:rsidDel="00000000" w:rsidR="00000000" w:rsidRPr="00000000">
        <w:rPr>
          <w:rFonts w:ascii="Arial" w:cs="Arial" w:eastAsia="Arial" w:hAnsi="Arial"/>
          <w:rtl w:val="0"/>
        </w:rPr>
        <w:t xml:space="preserve"> Data were collected between May 23, 2022, and December 27, 2023, and included extraction of information regarding the date of symptom onset and notification . To ensure data quality, consistency, and integrity checks were performed.</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2.4 Nowcasting and forecasting modelling</w:t>
      </w:r>
    </w:p>
    <w:p w:rsidR="00000000" w:rsidDel="00000000" w:rsidP="00000000" w:rsidRDefault="00000000" w:rsidRPr="00000000" w14:paraId="00000038">
      <w:pPr>
        <w:spacing w:after="0" w:line="360" w:lineRule="auto"/>
        <w:jc w:val="both"/>
        <w:rPr>
          <w:rFonts w:ascii="Arial" w:cs="Arial" w:eastAsia="Arial" w:hAnsi="Arial"/>
          <w:b w:val="1"/>
          <w:bCs w:val="1"/>
        </w:rPr>
      </w:pPr>
      <w:r w:rsidDel="00000000" w:rsidR="00000000" w:rsidRPr="00000000">
        <w:rPr>
          <w:rFonts w:ascii="Arial" w:cs="Arial" w:eastAsia="Arial" w:hAnsi="Arial"/>
          <w:rtl w:val="0"/>
        </w:rPr>
        <w:t xml:space="preserve">We applied a nowcasting model to SARI data to correct the reporting delay and estimate the recent  number of cases count and a forecasting model to make a one week-ahead future predictions of cases count.  We used a modified version of the spatio-temporal bayesian nowcasting and forecasting approach proposed by </w:t>
      </w:r>
      <w:r w:rsidDel="00000000" w:rsidR="00000000" w:rsidRPr="00000000">
        <w:rPr>
          <w:rFonts w:ascii="Arial" w:cs="Arial" w:eastAsia="Arial" w:hAnsi="Arial"/>
          <w:highlight w:val="yellow"/>
          <w:rtl w:val="0"/>
        </w:rPr>
        <w:t xml:space="preserve">Bastos et al (2019</w:t>
      </w:r>
      <w:r w:rsidDel="00000000" w:rsidR="00000000" w:rsidRPr="00000000">
        <w:rPr>
          <w:rFonts w:ascii="Arial" w:cs="Arial" w:eastAsia="Arial" w:hAnsi="Arial"/>
          <w:rtl w:val="0"/>
        </w:rPr>
        <w:t xml:space="preserve">). The formula used in nowcasting and forecasting is demonstrated as follows:</w:t>
      </w:r>
      <w:r w:rsidDel="00000000" w:rsidR="00000000" w:rsidRPr="00000000">
        <w:rPr>
          <w:rtl w:val="0"/>
        </w:rPr>
      </w:r>
    </w:p>
    <w:p w:rsidR="00000000" w:rsidDel="00000000" w:rsidP="00000000" w:rsidRDefault="00000000" w:rsidRPr="00000000" w14:paraId="0000003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t,d, s</m:t>
            </m:r>
          </m:sub>
        </m:sSub>
        <m:r>
          <w:rPr>
            <w:rFonts w:ascii="Cambria Math" w:cs="Cambria Math" w:eastAsia="Cambria Math" w:hAnsi="Cambria Math"/>
          </w:rPr>
          <m:t xml:space="preserve">∼NegBinom</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λ</m:t>
                </m:r>
              </m:e>
              <m: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d</m:t>
                    </m:r>
                  </m:sub>
                </m:sSub>
                <m:r>
                  <w:rPr>
                    <w:rFonts w:ascii="Cambria Math" w:cs="Cambria Math" w:eastAsia="Cambria Math" w:hAnsi="Cambria Math"/>
                  </w:rPr>
                  <m:t xml:space="preserve">, s</m:t>
                </m:r>
              </m:sub>
            </m:sSub>
            <m:r>
              <w:rPr>
                <w:rFonts w:ascii="Cambria Math" w:cs="Cambria Math" w:eastAsia="Cambria Math" w:hAnsi="Cambria Math"/>
              </w:rPr>
              <m:t xml:space="preserve">,</m:t>
            </m:r>
            <m:r>
              <w:rPr>
                <w:rFonts w:ascii="Cambria Math" w:cs="Cambria Math" w:eastAsia="Cambria Math" w:hAnsi="Cambria Math"/>
              </w:rPr>
              <m:t>ϕ</m:t>
            </m:r>
          </m:e>
        </m:d>
      </m:oMath>
      <w:r w:rsidDel="00000000" w:rsidR="00000000" w:rsidRPr="00000000">
        <w:rPr>
          <w:rtl w:val="0"/>
        </w:rPr>
      </w:r>
    </w:p>
    <w:p w:rsidR="00000000" w:rsidDel="00000000" w:rsidP="00000000" w:rsidRDefault="00000000" w:rsidRPr="00000000" w14:paraId="0000003A">
      <w:pPr>
        <w:jc w:val="center"/>
        <w:rPr>
          <w:rFonts w:ascii="Cambria Math" w:cs="Cambria Math" w:eastAsia="Cambria Math" w:hAnsi="Cambria Math"/>
        </w:rPr>
      </w:pPr>
      <m:oMath>
        <m:r>
          <w:rPr>
            <w:rFonts w:ascii="Cambria Math" w:cs="Cambria Math" w:eastAsia="Cambria Math" w:hAnsi="Cambria Math"/>
          </w:rPr>
          <m:t xml:space="preserve">log</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λ</m:t>
                </m:r>
              </m:e>
              <m:sub>
                <m:sSub>
                  <m:sSubPr>
                    <m:ctrlPr>
                      <w:rPr>
                        <w:rFonts w:ascii="Cambria Math" w:cs="Cambria Math" w:eastAsia="Cambria Math" w:hAnsi="Cambria Math"/>
                      </w:rPr>
                    </m:ctrlPr>
                  </m:sSubPr>
                  <m:e>
                    <m:r>
                      <w:rPr>
                        <w:rFonts w:ascii="Cambria Math" w:cs="Cambria Math" w:eastAsia="Cambria Math" w:hAnsi="Cambria Math"/>
                      </w:rPr>
                      <m:t>τ</m:t>
                    </m:r>
                    <m:r>
                      <w:rPr>
                        <w:rFonts w:ascii="Cambria Math" w:cs="Cambria Math" w:eastAsia="Cambria Math" w:hAnsi="Cambria Math"/>
                      </w:rPr>
                      <m:t xml:space="preserve">,</m:t>
                    </m:r>
                  </m:e>
                  <m:sub>
                    <m:r>
                      <w:rPr>
                        <w:rFonts w:ascii="Cambria Math" w:cs="Cambria Math" w:eastAsia="Cambria Math" w:hAnsi="Cambria Math"/>
                      </w:rPr>
                      <m:t xml:space="preserve">d, s</m:t>
                    </m:r>
                  </m:sub>
                </m:sSub>
              </m:sub>
            </m:sSub>
            <m:r>
              <w:rPr>
                <w:rFonts w:ascii="Cambria Math" w:cs="Cambria Math" w:eastAsia="Cambria Math" w:hAnsi="Cambria Math"/>
              </w:rPr>
              <m:t xml:space="preserve">,</m:t>
            </m:r>
          </m:e>
        </m:d>
        <m:r>
          <w:rPr>
            <w:rFonts w:ascii="Cambria Math" w:cs="Cambria Math" w:eastAsia="Cambria Math" w:hAnsi="Cambria Math"/>
          </w:rPr>
          <m:t xml:space="preserve">=</m:t>
        </m:r>
        <m:r>
          <w:rPr>
            <w:rFonts w:ascii="Cambria Math" w:cs="Cambria Math" w:eastAsia="Cambria Math" w:hAnsi="Cambria Math"/>
          </w:rPr>
          <m:t>α</m:t>
        </m:r>
        <m:r>
          <w:rPr>
            <w:rFonts w:ascii="Cambria Math" w:cs="Cambria Math" w:eastAsia="Cambria Math" w:hAnsi="Cambria Math"/>
          </w:rPr>
          <m:t xml:space="preserve">+βt,s+γd,s+µ</m:t>
        </m:r>
        <m:r>
          <w:rPr>
            <w:rFonts w:ascii="Cambria Math" w:cs="Cambria Math" w:eastAsia="Cambria Math" w:hAnsi="Cambria Math"/>
            <w:vertAlign w:val="subscript"/>
          </w:rPr>
          <m:t xml:space="preserve">s</m:t>
        </m:r>
        <m:r>
          <w:rPr>
            <w:rFonts w:ascii="Cambria Math" w:cs="Cambria Math" w:eastAsia="Cambria Math" w:hAnsi="Cambria Math"/>
          </w:rPr>
          <m:t xml:space="preserve">+ </m:t>
        </m:r>
        <m:r>
          <w:rPr>
            <w:rFonts w:ascii="Cambria Math" w:cs="Cambria Math" w:eastAsia="Cambria Math" w:hAnsi="Cambria Math"/>
          </w:rPr>
          <m:t>ν</m:t>
        </m:r>
        <m:r>
          <w:rPr>
            <w:rFonts w:ascii="Cambria Math" w:cs="Cambria Math" w:eastAsia="Cambria Math" w:hAnsi="Cambria Math"/>
            <w:vertAlign w:val="subscript"/>
          </w:rPr>
          <m:t xml:space="preserve">s</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rtl w:val="0"/>
        </w:rPr>
        <w:t xml:space="preserve"> This technique fits a negative binomial distribution to case counts (n) in spatial location s, at time t with delay d. The case count time trend (</w:t>
      </w:r>
      <m:oMath>
        <m:r>
          <w:rPr>
            <w:rFonts w:ascii="Cambria Math" w:cs="Cambria Math" w:eastAsia="Cambria Math" w:hAnsi="Cambria Math"/>
          </w:rPr>
          <m:t xml:space="preserve">βt</m:t>
        </m:r>
      </m:oMath>
      <w:r w:rsidDel="00000000" w:rsidR="00000000" w:rsidRPr="00000000">
        <w:rPr>
          <w:rFonts w:ascii="Arial" w:cs="Arial" w:eastAsia="Arial" w:hAnsi="Arial"/>
          <w:rtl w:val="0"/>
        </w:rPr>
        <w:t xml:space="preserve"> ) and delay distribution (</w:t>
      </w:r>
      <m:oMath>
        <m:r>
          <w:rPr>
            <w:rFonts w:ascii="Cambria Math" w:cs="Cambria Math" w:eastAsia="Cambria Math" w:hAnsi="Cambria Math"/>
          </w:rPr>
          <m:t xml:space="preserve">γd)</m:t>
        </m:r>
      </m:oMath>
      <w:r w:rsidDel="00000000" w:rsidR="00000000" w:rsidRPr="00000000">
        <w:rPr>
          <w:rFonts w:ascii="Arial" w:cs="Arial" w:eastAsia="Arial" w:hAnsi="Arial"/>
          <w:rtl w:val="0"/>
        </w:rPr>
        <w:t xml:space="preserve"> for each spatial location (s) were modelled as a random effect using a random walk of second order for the time trend and random walk of first order for delay evolution. We also add a spatially structure </w:t>
      </w:r>
      <m:oMath>
        <m:r>
          <w:rPr>
            <w:rFonts w:ascii="Cambria Math" w:cs="Cambria Math" w:eastAsia="Cambria Math" w:hAnsi="Cambria Math"/>
          </w:rPr>
          <m:t xml:space="preserve">(µ</m:t>
        </m:r>
        <m:r>
          <w:rPr>
            <w:rFonts w:ascii="Cambria Math" w:cs="Cambria Math" w:eastAsia="Cambria Math" w:hAnsi="Cambria Math"/>
            <w:vertAlign w:val="subscript"/>
          </w:rPr>
          <m:t xml:space="preserve">s)</m:t>
        </m:r>
      </m:oMath>
      <w:r w:rsidDel="00000000" w:rsidR="00000000" w:rsidRPr="00000000">
        <w:rPr>
          <w:rFonts w:ascii="Arial" w:cs="Arial" w:eastAsia="Arial" w:hAnsi="Arial"/>
          <w:rtl w:val="0"/>
        </w:rPr>
        <w:t xml:space="preserve"> random effect using a Besag ICAR model (</w:t>
      </w:r>
      <w:r w:rsidDel="00000000" w:rsidR="00000000" w:rsidRPr="00000000">
        <w:rPr>
          <w:rFonts w:ascii="Arial" w:cs="Arial" w:eastAsia="Arial" w:hAnsi="Arial"/>
          <w:highlight w:val="yellow"/>
          <w:rtl w:val="0"/>
        </w:rPr>
        <w:t xml:space="preserve">Besag, 1974</w:t>
      </w:r>
      <w:r w:rsidDel="00000000" w:rsidR="00000000" w:rsidRPr="00000000">
        <w:rPr>
          <w:rFonts w:ascii="Arial" w:cs="Arial" w:eastAsia="Arial" w:hAnsi="Arial"/>
          <w:rtl w:val="0"/>
        </w:rPr>
        <w:t xml:space="preserve">) to account for spatial autocorrelation, and unstructured random effect (</w:t>
      </w:r>
      <m:oMath>
        <m:r>
          <m:t>ν</m:t>
        </m:r>
        <m:r>
          <w:rPr>
            <w:rFonts w:ascii="Cambria Math" w:cs="Cambria Math" w:eastAsia="Cambria Math" w:hAnsi="Cambria Math"/>
            <w:vertAlign w:val="subscript"/>
          </w:rPr>
          <m:t xml:space="preserve">s)</m:t>
        </m:r>
      </m:oMath>
      <w:r w:rsidDel="00000000" w:rsidR="00000000" w:rsidRPr="00000000">
        <w:rPr>
          <w:rFonts w:ascii="Arial" w:cs="Arial" w:eastAsia="Arial" w:hAnsi="Arial"/>
          <w:rtl w:val="0"/>
        </w:rPr>
        <w:t xml:space="preserve">, using an independent and identically distributed random effect (</w:t>
      </w:r>
      <w:r w:rsidDel="00000000" w:rsidR="00000000" w:rsidRPr="00000000">
        <w:rPr>
          <w:rFonts w:ascii="Arial" w:cs="Arial" w:eastAsia="Arial" w:hAnsi="Arial"/>
          <w:i w:val="1"/>
          <w:iCs w:val="1"/>
          <w:rtl w:val="0"/>
        </w:rPr>
        <w:t xml:space="preserve">iid</w:t>
      </w:r>
      <w:r w:rsidDel="00000000" w:rsidR="00000000" w:rsidRPr="00000000">
        <w:rPr>
          <w:rFonts w:ascii="Arial" w:cs="Arial" w:eastAsia="Arial" w:hAnsi="Arial"/>
          <w:rtl w:val="0"/>
        </w:rPr>
        <w:t xml:space="preserve">) to account for some spatial variation in each CIR. The two spatial components were modelled together </w:t>
      </w:r>
      <w:r w:rsidDel="00000000" w:rsidR="00000000" w:rsidRPr="00000000">
        <w:rPr>
          <w:rFonts w:ascii="Arial" w:cs="Arial" w:eastAsia="Arial" w:hAnsi="Arial"/>
          <w:highlight w:val="yellow"/>
          <w:rtl w:val="0"/>
        </w:rPr>
        <w:t xml:space="preserve">using Besag-York-Mollie (BYM)</w:t>
      </w:r>
      <w:r w:rsidDel="00000000" w:rsidR="00000000" w:rsidRPr="00000000">
        <w:rPr>
          <w:rFonts w:ascii="Arial" w:cs="Arial" w:eastAsia="Arial" w:hAnsi="Arial"/>
          <w:rtl w:val="0"/>
        </w:rPr>
        <w:t xml:space="preserve"> model (</w:t>
      </w:r>
      <w:r w:rsidDel="00000000" w:rsidR="00000000" w:rsidRPr="00000000">
        <w:rPr>
          <w:rFonts w:ascii="Arial" w:cs="Arial" w:eastAsia="Arial" w:hAnsi="Arial"/>
          <w:highlight w:val="yellow"/>
          <w:rtl w:val="0"/>
        </w:rPr>
        <w:t xml:space="preserve">Besag et al. 1991).</w:t>
      </w:r>
      <w:r w:rsidDel="00000000" w:rsidR="00000000" w:rsidRPr="00000000">
        <w:rPr>
          <w:rFonts w:ascii="Arial" w:cs="Arial" w:eastAsia="Arial" w:hAnsi="Arial"/>
          <w:rtl w:val="0"/>
        </w:rPr>
        <w:t xml:space="preserve"> We assumed a weakly informative loggamma prior distribution with parameters 0.001 and 0.001.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rtl w:val="0"/>
        </w:rPr>
        <w:t xml:space="preserve"> The empirical delay distribution was calculated from the difference in days between the date of symptom onset and the date of data entry for each case. Forecasting operates under the assumption that the temporal trend of the two previous weeks, estimated via nowcasting, will continue into the following week. </w:t>
      </w:r>
    </w:p>
    <w:p w:rsidR="00000000" w:rsidDel="00000000" w:rsidP="00000000" w:rsidRDefault="00000000" w:rsidRPr="00000000" w14:paraId="0000003D">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models were fitted using the Integrated Nested Laplace Approximation (INLA) method through the R-INLA package (Rue et al., 2009). We also adapted the code available in the R package of </w:t>
      </w:r>
      <w:r w:rsidDel="00000000" w:rsidR="00000000" w:rsidRPr="00000000">
        <w:rPr>
          <w:rFonts w:ascii="Arial" w:cs="Arial" w:eastAsia="Arial" w:hAnsi="Arial"/>
          <w:highlight w:val="yellow"/>
          <w:rtl w:val="0"/>
        </w:rPr>
        <w:t xml:space="preserve">Lopes et al. (2025</w:t>
      </w:r>
      <w:r w:rsidDel="00000000" w:rsidR="00000000" w:rsidRPr="00000000">
        <w:rPr>
          <w:rFonts w:ascii="Arial" w:cs="Arial" w:eastAsia="Arial" w:hAnsi="Arial"/>
          <w:rtl w:val="0"/>
        </w:rPr>
        <w:t xml:space="preserve">) to implement the nowcasting and forecasting, adding the spatial structure to their model.</w:t>
      </w:r>
    </w:p>
    <w:p w:rsidR="00000000" w:rsidDel="00000000" w:rsidP="00000000" w:rsidRDefault="00000000" w:rsidRPr="00000000" w14:paraId="0000003E">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rPr>
      </w:pPr>
      <w:r w:rsidDel="00000000" w:rsidR="00000000" w:rsidRPr="00000000">
        <w:rPr>
          <w:rFonts w:ascii="Arial" w:cs="Arial" w:eastAsia="Arial" w:hAnsi="Arial"/>
          <w:rtl w:val="0"/>
        </w:rPr>
        <w:t xml:space="preserve">We evaluated the nowcasting and forecasting performance of SARI case estimation using metrics such as , </w:t>
      </w:r>
      <w:r w:rsidDel="00000000" w:rsidR="00000000" w:rsidRPr="00000000">
        <w:rPr>
          <w:rFonts w:ascii="Arial" w:cs="Arial" w:eastAsia="Arial" w:hAnsi="Arial"/>
          <w:highlight w:val="green"/>
          <w:rtl w:val="0"/>
        </w:rPr>
        <w:t xml:space="preserve">percentage coverage, an</w:t>
      </w:r>
      <w:r w:rsidDel="00000000" w:rsidR="00000000" w:rsidRPr="00000000">
        <w:rPr>
          <w:rFonts w:ascii="Arial" w:cs="Arial" w:eastAsia="Arial" w:hAnsi="Arial"/>
          <w:rtl w:val="0"/>
        </w:rPr>
        <w:t xml:space="preserve">d the Weighted Interval Score (WIS) [26].</w:t>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2.5</w:t>
      </w:r>
      <w:r w:rsidDel="00000000" w:rsidR="00000000" w:rsidRPr="00000000">
        <w:rPr>
          <w:rFonts w:ascii="Arial" w:cs="Arial" w:eastAsia="Arial" w:hAnsi="Arial"/>
          <w:rtl w:val="0"/>
        </w:rPr>
        <w:t xml:space="preserve"> </w:t>
      </w:r>
      <w:sdt>
        <w:sdtPr>
          <w:id w:val="-1843363236"/>
          <w:tag w:val="goog_rdk_9"/>
        </w:sdtPr>
        <w:sdtContent>
          <w:ins w:author="Tatiana Pineda Portella" w:id="3" w:date="2026-09-16T13:33:16Z"/>
          <w:sdt>
            <w:sdtPr>
              <w:id w:val="1750675806"/>
              <w:tag w:val="goog_rdk_10"/>
            </w:sdtPr>
            <w:sdtContent>
              <w:ins w:author="Tatiana Pineda Portella" w:id="3" w:date="2026-09-16T13:33:16Z">
                <w:r w:rsidDel="00000000" w:rsidR="00000000" w:rsidRPr="00000000">
                  <w:rPr>
                    <w:rFonts w:ascii="Arial" w:cs="Arial" w:eastAsia="Arial" w:hAnsi="Arial"/>
                    <w:b w:val="1"/>
                    <w:bCs w:val="1"/>
                    <w:rtl w:val="0"/>
                    <w:rPrChange w:author="Tatiana Pineda Portella" w:id="4" w:date="2026-09-16T13:33:16Z">
                      <w:rPr>
                        <w:rFonts w:ascii="Arial" w:cs="Arial" w:eastAsia="Arial" w:hAnsi="Arial"/>
                      </w:rPr>
                    </w:rPrChange>
                  </w:rPr>
                  <w:t xml:space="preserve">Prospective </w:t>
                </w:r>
              </w:ins>
            </w:sdtContent>
          </w:sdt>
          <w:ins w:author="Tatiana Pineda Portella" w:id="3" w:date="2026-09-16T13:33:16Z"/>
        </w:sdtContent>
      </w:sdt>
      <w:sdt>
        <w:sdtPr>
          <w:id w:val="-29004311"/>
          <w:tag w:val="goog_rdk_11"/>
        </w:sdtPr>
        <w:sdtContent>
          <w:del w:author="Tatiana Pineda Portella" w:id="3" w:date="2026-09-16T13:33:16Z">
            <w:r w:rsidDel="00000000" w:rsidR="00000000" w:rsidRPr="00000000">
              <w:rPr>
                <w:rFonts w:ascii="Arial" w:cs="Arial" w:eastAsia="Arial" w:hAnsi="Arial"/>
                <w:b w:val="1"/>
                <w:bCs w:val="1"/>
                <w:rtl w:val="0"/>
              </w:rPr>
              <w:delText xml:space="preserve">Spatial and </w:delText>
            </w:r>
          </w:del>
        </w:sdtContent>
      </w:sdt>
      <w:r w:rsidDel="00000000" w:rsidR="00000000" w:rsidRPr="00000000">
        <w:rPr>
          <w:rFonts w:ascii="Arial" w:cs="Arial" w:eastAsia="Arial" w:hAnsi="Arial"/>
          <w:b w:val="1"/>
          <w:bCs w:val="1"/>
          <w:rtl w:val="0"/>
        </w:rPr>
        <w:t xml:space="preserve">spatio-temporal scan analysis</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prospective spatio-temporal scan </w:t>
      </w:r>
      <w:r w:rsidDel="00000000" w:rsidR="00000000" w:rsidRPr="00000000">
        <w:rPr>
          <w:rFonts w:ascii="Arial" w:cs="Arial" w:eastAsia="Arial" w:hAnsi="Arial"/>
          <w:rtl w:val="0"/>
        </w:rPr>
        <w:t xml:space="preserve">analysis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was performed using the R package rsatscan </w:t>
      </w:r>
      <w:r w:rsidDel="00000000" w:rsidR="00000000" w:rsidRPr="00000000">
        <w:rPr>
          <w:rFonts w:ascii="Arial" w:cs="Arial" w:eastAsia="Arial" w:hAnsi="Arial"/>
          <w:sz w:val="24"/>
          <w:szCs w:val="24"/>
          <w:rtl w:val="0"/>
        </w:rPr>
        <w:t xml:space="preserve">(</w:t>
      </w:r>
      <w:sdt>
        <w:sdtPr>
          <w:id w:val="2067191660"/>
          <w:tag w:val="goog_rdk_12"/>
        </w:sdtPr>
        <w:sdtContent>
          <w:commentRangeStart w:id="5"/>
        </w:sdtContent>
      </w:sdt>
      <w:r w:rsidDel="00000000" w:rsidR="00000000" w:rsidRPr="00000000">
        <w:rPr>
          <w:rFonts w:ascii="Arial" w:cs="Arial" w:eastAsia="Arial" w:hAnsi="Arial"/>
          <w:sz w:val="24"/>
          <w:szCs w:val="24"/>
          <w:rtl w:val="0"/>
        </w:rPr>
        <w:t xml:space="preserve">Kleinman, 2024</w:t>
      </w:r>
      <w:commentRangeEnd w:id="5"/>
      <w:r w:rsidDel="00000000" w:rsidR="00000000" w:rsidRPr="00000000">
        <w:commentReference w:id="5"/>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rtl w:val="0"/>
        </w:rPr>
        <w:t xml:space="preserve">, an interface for the</w:t>
      </w:r>
      <w:r w:rsidDel="00000000" w:rsidR="00000000" w:rsidRPr="00000000">
        <w:rPr>
          <w:rFonts w:ascii="Arial" w:cs="Arial" w:eastAsia="Arial" w:hAnsi="Arial"/>
          <w:rtl w:val="0"/>
        </w:rPr>
        <w:t xml:space="preserve"> SaTScan™ (Information Management Services Inc., Maryland, USA), </w:t>
      </w:r>
      <w:r w:rsidDel="00000000" w:rsidR="00000000" w:rsidRPr="00000000">
        <w:rPr>
          <w:rFonts w:ascii="Arial" w:cs="Arial" w:eastAsia="Arial" w:hAnsi="Arial"/>
          <w:rtl w:val="0"/>
        </w:rPr>
        <w:t xml:space="preserve">enabling automated detection of emerging clusters based on scan statistics. </w:t>
      </w:r>
      <w:r w:rsidDel="00000000" w:rsidR="00000000" w:rsidRPr="00000000">
        <w:rPr>
          <w:rFonts w:ascii="Arial" w:cs="Arial" w:eastAsia="Arial" w:hAnsi="Arial"/>
          <w:rtl w:val="0"/>
        </w:rPr>
        <w:t xml:space="preserve"> Employing the Poisson discrete model with a </w:t>
      </w:r>
      <w:r w:rsidDel="00000000" w:rsidR="00000000" w:rsidRPr="00000000">
        <w:rPr>
          <w:rFonts w:ascii="Arial" w:cs="Arial" w:eastAsia="Arial" w:hAnsi="Arial"/>
          <w:rtl w:val="0"/>
        </w:rPr>
        <w:t xml:space="preserve">weekly time scale </w:t>
      </w:r>
      <w:r w:rsidDel="00000000" w:rsidR="00000000" w:rsidRPr="00000000">
        <w:rPr>
          <w:rFonts w:ascii="Arial" w:cs="Arial" w:eastAsia="Arial" w:hAnsi="Arial"/>
          <w:color w:val="000000"/>
          <w:rtl w:val="0"/>
        </w:rPr>
        <w:t xml:space="preserve">[17,18,21]</w:t>
      </w:r>
      <w:r w:rsidDel="00000000" w:rsidR="00000000" w:rsidRPr="00000000">
        <w:rPr>
          <w:rFonts w:ascii="Arial" w:cs="Arial" w:eastAsia="Arial" w:hAnsi="Arial"/>
          <w:rtl w:val="0"/>
        </w:rPr>
        <w:t xml:space="preserve">. Prior to the prospective spatio-temporal analysis, a purely spatial scan analysis was performed to determine the Gin</w:t>
      </w:r>
      <w:r w:rsidDel="00000000" w:rsidR="00000000" w:rsidRPr="00000000">
        <w:rPr>
          <w:rFonts w:ascii="Arial" w:cs="Arial" w:eastAsia="Arial" w:hAnsi="Arial"/>
          <w:rtl w:val="0"/>
        </w:rPr>
        <w:t xml:space="preserve">i index and, consequently, the most appropriate spatial window size. In this analysis, a standard maximum spatial window of 50% of the population at risk was used. The unit of analysis was each of the 63 CIRs in the state of São Paulo. The spatial scan centers a circle on the CIR headquarters and expands the radius until it identifies a significantly higher risk of SARS cases within the circle compared to outside. The Gini index obtained from this analysis was then used to define the maximum spatial window for the subsequent prospective spatio-temporal analyses. </w:t>
      </w:r>
    </w:p>
    <w:p w:rsidR="00000000" w:rsidDel="00000000" w:rsidP="00000000" w:rsidRDefault="00000000" w:rsidRPr="00000000" w14:paraId="00000042">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spatio-temporal analysis follows the same principle but adds a time dimension. SaTScan parameters were set to run a maximum of 999 Monte Carlo replications to compute the p-value, considered significant when less than 0.05. The discrete spatial scan procedure in SaTScan begins by defining the centroids for each aggregated area, which represent the location at node </w:t>
      </w:r>
      <w:r w:rsidDel="00000000" w:rsidR="00000000" w:rsidRPr="00000000">
        <w:rPr>
          <w:rFonts w:ascii="Cambria Math" w:cs="Cambria Math" w:eastAsia="Cambria Math" w:hAnsi="Cambria Math"/>
          <w:rtl w:val="0"/>
        </w:rPr>
        <w:t xml:space="preserve">𝑖</w:t>
      </w:r>
      <w:r w:rsidDel="00000000" w:rsidR="00000000" w:rsidRPr="00000000">
        <w:rPr>
          <w:rFonts w:ascii="Arial" w:cs="Arial" w:eastAsia="Arial" w:hAnsi="Arial"/>
          <w:rtl w:val="0"/>
        </w:rPr>
        <w:t xml:space="preserve">Circular zones are then applied at each node in spatial space, and a likelihood ratio statistic is calculated depending on the observed and expected values inside and outside the circles. The likelihood function under the null hypothesis is compared to the alternative hypothesis, tested using a Poisson distribution. For a specific scanning window, the likelihood function is proportional to:</w:t>
      </w:r>
    </w:p>
    <w:p w:rsidR="00000000" w:rsidDel="00000000" w:rsidP="00000000" w:rsidRDefault="00000000" w:rsidRPr="00000000" w14:paraId="00000043">
      <w:pPr>
        <w:jc w:val="center"/>
        <w:rPr>
          <w:rFonts w:ascii="Cambria Math" w:cs="Cambria Math" w:eastAsia="Cambria Math" w:hAnsi="Cambria Math"/>
        </w:rPr>
      </w:pPr>
      <m:oMath>
        <m:r>
          <w:rPr>
            <w:rFonts w:ascii="Cambria Math" w:cs="Cambria Math" w:eastAsia="Cambria Math" w:hAnsi="Cambria Math"/>
          </w:rPr>
          <m:t xml:space="preserve">L(c)=</m:t>
        </m:r>
        <m:f>
          <m:fPr>
            <m:ctrlPr>
              <w:rPr>
                <w:rFonts w:ascii="Cambria Math" w:cs="Cambria Math" w:eastAsia="Cambria Math" w:hAnsi="Cambria Math"/>
              </w:rPr>
            </m:ctrlPr>
          </m:fPr>
          <m:num>
            <m:r>
              <w:rPr>
                <w:rFonts w:ascii="Cambria Math" w:cs="Cambria Math" w:eastAsia="Cambria Math" w:hAnsi="Cambria Math"/>
              </w:rPr>
              <m:t xml:space="preserve">(γ/E(</m:t>
            </m:r>
            <m:r>
              <w:rPr>
                <w:rFonts w:ascii="Cambria Math" w:cs="Cambria Math" w:eastAsia="Cambria Math" w:hAnsi="Cambria Math"/>
              </w:rPr>
              <m:t>γ</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γ</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C-γ</m:t>
                </m:r>
              </m:e>
            </m:d>
            <m:r>
              <w:rPr>
                <w:rFonts w:ascii="Cambria Math" w:cs="Cambria Math" w:eastAsia="Cambria Math" w:hAnsi="Cambria Math"/>
              </w:rPr>
              <m:t xml:space="preserve">/(C-E(γ))</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(C-</m:t>
                </m:r>
                <m:r>
                  <w:rPr>
                    <w:rFonts w:ascii="Cambria Math" w:cs="Cambria Math" w:eastAsia="Cambria Math" w:hAnsi="Cambria Math"/>
                  </w:rPr>
                  <m:t>γ</m:t>
                </m:r>
                <m:r>
                  <w:rPr>
                    <w:rFonts w:ascii="Cambria Math" w:cs="Cambria Math" w:eastAsia="Cambria Math" w:hAnsi="Cambria Math"/>
                  </w:rPr>
                  <m:t xml:space="preserve">)​</m:t>
                </m:r>
              </m:sup>
            </m:sSup>
            <m:r>
              <w:rPr>
                <w:rFonts w:ascii="Cambria Math" w:cs="Cambria Math" w:eastAsia="Cambria Math" w:hAnsi="Cambria Math"/>
              </w:rPr>
              <m:t xml:space="preserve"> </m:t>
            </m:r>
          </m:num>
          <m:den>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c</m:t>
                </m:r>
              </m:sup>
            </m:sSup>
          </m:den>
        </m:f>
      </m:oMath>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Where</w:t>
      </w:r>
      <w:r w:rsidDel="00000000" w:rsidR="00000000" w:rsidRPr="00000000">
        <w:rPr>
          <w:rFonts w:ascii="Arial" w:cs="Arial" w:eastAsia="Arial" w:hAnsi="Arial"/>
          <w:rtl w:val="0"/>
        </w:rPr>
        <w:t xml:space="preserve">: </w:t>
      </w:r>
      <m:oMath>
        <m:r>
          <m:t>γ</m:t>
        </m:r>
      </m:oMath>
      <w:r w:rsidDel="00000000" w:rsidR="00000000" w:rsidRPr="00000000">
        <w:rPr>
          <w:rFonts w:ascii="Arial" w:cs="Arial" w:eastAsia="Arial" w:hAnsi="Arial"/>
          <w:rtl w:val="0"/>
        </w:rPr>
        <w:t xml:space="preserve"> and</w:t>
      </w:r>
      <m:oMath>
        <m:r>
          <w:rPr>
            <w:rFonts w:ascii="Cambria Math" w:cs="Cambria Math" w:eastAsia="Cambria Math" w:hAnsi="Cambria Math"/>
          </w:rPr>
          <m:t xml:space="preserve"> E(</m:t>
        </m:r>
        <m:r>
          <w:rPr>
            <w:rFonts w:ascii="Cambria Math" w:cs="Cambria Math" w:eastAsia="Cambria Math" w:hAnsi="Cambria Math"/>
          </w:rPr>
          <m:t>γ</m:t>
        </m:r>
        <m:r>
          <w:rPr>
            <w:rFonts w:ascii="Cambria Math" w:cs="Cambria Math" w:eastAsia="Cambria Math" w:hAnsi="Cambria Math"/>
          </w:rPr>
          <m:t xml:space="preserve">)</m:t>
        </m:r>
      </m:oMath>
      <w:r w:rsidDel="00000000" w:rsidR="00000000" w:rsidRPr="00000000">
        <w:rPr>
          <w:rFonts w:ascii="Arial" w:cs="Arial" w:eastAsia="Arial" w:hAnsi="Arial"/>
          <w:rtl w:val="0"/>
        </w:rPr>
        <w:t xml:space="preserve"> denote the observed and expected number of cases within the specific circular window, respectively, </w:t>
      </w:r>
      <m:oMath>
        <m:r>
          <w:rPr>
            <w:rFonts w:ascii="Cambria Math" w:cs="Cambria Math" w:eastAsia="Cambria Math" w:hAnsi="Cambria Math"/>
          </w:rPr>
          <m:t xml:space="preserve">C</m:t>
        </m:r>
      </m:oMath>
      <w:r w:rsidDel="00000000" w:rsidR="00000000" w:rsidRPr="00000000">
        <w:rPr>
          <w:rFonts w:ascii="Arial" w:cs="Arial" w:eastAsia="Arial" w:hAnsi="Arial"/>
          <w:rtl w:val="0"/>
        </w:rPr>
        <w:t xml:space="preserve">  represents the total number of cases in the study, and I</w:t>
      </w:r>
      <m:oMath>
        <m:r>
          <w:rPr>
            <w:rFonts w:ascii="Cambria Math" w:cs="Cambria Math" w:eastAsia="Cambria Math" w:hAnsi="Cambria Math"/>
          </w:rPr>
          <m:t xml:space="preserve">(γ/E</m:t>
        </m:r>
        <m:d>
          <m:dPr>
            <m:begChr m:val="("/>
            <m:endChr m:val=")"/>
            <m:ctrlPr>
              <w:rPr>
                <w:rFonts w:ascii="Cambria Math" w:cs="Cambria Math" w:eastAsia="Cambria Math" w:hAnsi="Cambria Math"/>
              </w:rPr>
            </m:ctrlPr>
          </m:dPr>
          <m:e>
            <m:r>
              <w:rPr>
                <w:rFonts w:ascii="Cambria Math" w:cs="Cambria Math" w:eastAsia="Cambria Math" w:hAnsi="Cambria Math"/>
              </w:rPr>
              <m:t>γ</m:t>
            </m:r>
          </m:e>
        </m:d>
        <m:r>
          <w:rPr>
            <w:rFonts w:ascii="Cambria Math" w:cs="Cambria Math" w:eastAsia="Cambria Math" w:hAnsi="Cambria Math"/>
          </w:rPr>
          <m:t xml:space="preserve">)</m:t>
        </m:r>
      </m:oMath>
      <w:r w:rsidDel="00000000" w:rsidR="00000000" w:rsidRPr="00000000">
        <w:rPr>
          <w:rFonts w:ascii="Arial" w:cs="Arial" w:eastAsia="Arial" w:hAnsi="Arial"/>
          <w:rtl w:val="0"/>
        </w:rPr>
        <w:t xml:space="preserve"> is the indicator function equal to 1 if the observed number exceeds the expected and 0 otherwise.</w:t>
      </w:r>
    </w:p>
    <w:p w:rsidR="00000000" w:rsidDel="00000000" w:rsidP="00000000" w:rsidRDefault="00000000" w:rsidRPr="00000000" w14:paraId="00000045">
      <w:pPr>
        <w:spacing w:line="360" w:lineRule="auto"/>
        <w:jc w:val="both"/>
        <w:rPr>
          <w:rFonts w:ascii="Arial" w:cs="Arial" w:eastAsia="Arial" w:hAnsi="Arial"/>
        </w:rPr>
      </w:pPr>
      <w:r w:rsidDel="00000000" w:rsidR="00000000" w:rsidRPr="00000000">
        <w:rPr>
          <w:rFonts w:ascii="Arial" w:cs="Arial" w:eastAsia="Arial" w:hAnsi="Arial"/>
          <w:rtl w:val="0"/>
        </w:rPr>
        <w:t xml:space="preserve">Point estimates are generally calculated where the likelihood function is maximized across all locations and circle sizes. In this study, p-values were approximated through Monte Carlo hypothesis testing, comparing the rank of the maximum likelihood among the original and simulated data. Significant hotspots were then identified as all centroids within the significant point estimates of the scan window.</w:t>
      </w:r>
    </w:p>
    <w:p w:rsidR="00000000" w:rsidDel="00000000" w:rsidP="00000000" w:rsidRDefault="00000000" w:rsidRPr="00000000" w14:paraId="00000046">
      <w:pPr>
        <w:spacing w:after="240" w:line="36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To evaluate whether using nowcasted and forecasted SARI data as input for prospective SaTScan analysis improves the early detection of SARI outbreaks in the State of São Paulo, we performed prospective SaTScan analyses using four different data inputs and compared their detection performance:</w:t>
      </w:r>
    </w:p>
    <w:p w:rsidR="00000000" w:rsidDel="00000000" w:rsidP="00000000" w:rsidRDefault="00000000" w:rsidRPr="00000000" w14:paraId="00000047">
      <w:pPr>
        <w:spacing w:after="240" w:before="240" w:line="360" w:lineRule="auto"/>
        <w:rPr>
          <w:rFonts w:ascii="Arial" w:cs="Arial" w:eastAsia="Arial" w:hAnsi="Arial"/>
          <w:highlight w:val="yellow"/>
        </w:rPr>
      </w:pPr>
      <w:sdt>
        <w:sdtPr>
          <w:id w:val="230260098"/>
          <w:tag w:val="goog_rdk_13"/>
        </w:sdtPr>
        <w:sdtContent>
          <w:commentRangeStart w:id="6"/>
        </w:sdtContent>
      </w:sdt>
      <w:r w:rsidDel="00000000" w:rsidR="00000000" w:rsidRPr="00000000">
        <w:rPr>
          <w:rFonts w:ascii="Arial" w:cs="Arial" w:eastAsia="Arial" w:hAnsi="Arial"/>
          <w:b w:val="1"/>
          <w:bCs w:val="1"/>
          <w:highlight w:val="yellow"/>
          <w:rtl w:val="0"/>
        </w:rPr>
        <w:t xml:space="preserve">Naive baseline</w:t>
      </w:r>
      <w:commentRangeEnd w:id="6"/>
      <w:r w:rsidDel="00000000" w:rsidR="00000000" w:rsidRPr="00000000">
        <w:commentReference w:id="6"/>
      </w:r>
      <w:r w:rsidDel="00000000" w:rsidR="00000000" w:rsidRPr="00000000">
        <w:rPr>
          <w:rFonts w:ascii="Arial" w:cs="Arial" w:eastAsia="Arial" w:hAnsi="Arial"/>
          <w:b w:val="1"/>
          <w:bCs w:val="1"/>
          <w:highlight w:val="yellow"/>
          <w:rtl w:val="0"/>
        </w:rPr>
        <w:t xml:space="preserve">:</w:t>
      </w:r>
      <w:r w:rsidDel="00000000" w:rsidR="00000000" w:rsidRPr="00000000">
        <w:rPr>
          <w:rFonts w:ascii="Arial" w:cs="Arial" w:eastAsia="Arial" w:hAnsi="Arial"/>
          <w:highlight w:val="yellow"/>
          <w:rtl w:val="0"/>
        </w:rPr>
        <w:t xml:space="preserve"> Observed SARI data, representing the uncorrected raw data without nowcasting or forecasting.</w:t>
      </w:r>
    </w:p>
    <w:p w:rsidR="00000000" w:rsidDel="00000000" w:rsidP="00000000" w:rsidRDefault="00000000" w:rsidRPr="00000000" w14:paraId="00000048">
      <w:pPr>
        <w:spacing w:after="240" w:before="240" w:line="360" w:lineRule="auto"/>
        <w:rPr>
          <w:rFonts w:ascii="Arial" w:cs="Arial" w:eastAsia="Arial" w:hAnsi="Arial"/>
          <w:highlight w:val="yellow"/>
        </w:rPr>
      </w:pPr>
      <w:r w:rsidDel="00000000" w:rsidR="00000000" w:rsidRPr="00000000">
        <w:rPr>
          <w:rFonts w:ascii="Arial" w:cs="Arial" w:eastAsia="Arial" w:hAnsi="Arial"/>
          <w:b w:val="1"/>
          <w:bCs w:val="1"/>
          <w:highlight w:val="yellow"/>
          <w:rtl w:val="0"/>
        </w:rPr>
        <w:t xml:space="preserve">Standard Median (Std Median):</w:t>
      </w:r>
      <w:r w:rsidDel="00000000" w:rsidR="00000000" w:rsidRPr="00000000">
        <w:rPr>
          <w:rFonts w:ascii="Arial" w:cs="Arial" w:eastAsia="Arial" w:hAnsi="Arial"/>
          <w:highlight w:val="yellow"/>
          <w:rtl w:val="0"/>
        </w:rPr>
        <w:t xml:space="preserve"> A time series comprising the median estimates of SARI cases, with eight weeks of nowcasted data and one week of forecasted data, obtained from the </w:t>
      </w:r>
      <w:sdt>
        <w:sdtPr>
          <w:id w:val="-1120194009"/>
          <w:tag w:val="goog_rdk_14"/>
        </w:sdtPr>
        <w:sdtContent>
          <w:commentRangeStart w:id="7"/>
        </w:sdtContent>
      </w:sdt>
      <w:r w:rsidDel="00000000" w:rsidR="00000000" w:rsidRPr="00000000">
        <w:rPr>
          <w:rFonts w:ascii="Arial" w:cs="Arial" w:eastAsia="Arial" w:hAnsi="Arial"/>
          <w:highlight w:val="yellow"/>
          <w:rtl w:val="0"/>
        </w:rPr>
        <w:t xml:space="preserve">Bayesian nowcasting and forecasting models </w:t>
      </w:r>
      <w:commentRangeEnd w:id="7"/>
      <w:r w:rsidDel="00000000" w:rsidR="00000000" w:rsidRPr="00000000">
        <w:commentReference w:id="7"/>
      </w:r>
      <w:r w:rsidDel="00000000" w:rsidR="00000000" w:rsidRPr="00000000">
        <w:rPr>
          <w:rFonts w:ascii="Arial" w:cs="Arial" w:eastAsia="Arial" w:hAnsi="Arial"/>
          <w:highlight w:val="yellow"/>
          <w:rtl w:val="0"/>
        </w:rPr>
        <w:t xml:space="preserve">described above.</w:t>
      </w:r>
    </w:p>
    <w:p w:rsidR="00000000" w:rsidDel="00000000" w:rsidP="00000000" w:rsidRDefault="00000000" w:rsidRPr="00000000" w14:paraId="00000049">
      <w:pPr>
        <w:spacing w:after="240" w:before="240" w:line="360" w:lineRule="auto"/>
        <w:rPr>
          <w:rFonts w:ascii="Arial" w:cs="Arial" w:eastAsia="Arial" w:hAnsi="Arial"/>
          <w:highlight w:val="yellow"/>
        </w:rPr>
      </w:pPr>
      <w:r w:rsidDel="00000000" w:rsidR="00000000" w:rsidRPr="00000000">
        <w:rPr>
          <w:rFonts w:ascii="Arial" w:cs="Arial" w:eastAsia="Arial" w:hAnsi="Arial"/>
          <w:b w:val="1"/>
          <w:bCs w:val="1"/>
          <w:highlight w:val="yellow"/>
          <w:rtl w:val="0"/>
        </w:rPr>
        <w:t xml:space="preserve">Moving-average median (MA Median):</w:t>
      </w:r>
      <w:r w:rsidDel="00000000" w:rsidR="00000000" w:rsidRPr="00000000">
        <w:rPr>
          <w:rFonts w:ascii="Arial" w:cs="Arial" w:eastAsia="Arial" w:hAnsi="Arial"/>
          <w:highlight w:val="yellow"/>
          <w:rtl w:val="0"/>
        </w:rPr>
        <w:t xml:space="preserve"> A smoothed version of the median estimate time series, obtained by applying a three-week moving average to reduce fluctuations and noise in the estimates.</w:t>
      </w:r>
    </w:p>
    <w:p w:rsidR="00000000" w:rsidDel="00000000" w:rsidP="00000000" w:rsidRDefault="00000000" w:rsidRPr="00000000" w14:paraId="0000004A">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highlight w:val="yellow"/>
          <w:rtl w:val="0"/>
        </w:rPr>
        <w:t xml:space="preserve">Consolidated data:</w:t>
      </w:r>
      <w:r w:rsidDel="00000000" w:rsidR="00000000" w:rsidRPr="00000000">
        <w:rPr>
          <w:rFonts w:ascii="Arial" w:cs="Arial" w:eastAsia="Arial" w:hAnsi="Arial"/>
          <w:highlight w:val="yellow"/>
          <w:rtl w:val="0"/>
        </w:rPr>
        <w:t xml:space="preserve"> The consolidated SARI data, used as the reference to assess whether the clusters detected using the estimated data corresponded to actual active disease clusters.</w:t>
      </w:r>
      <w:r w:rsidDel="00000000" w:rsidR="00000000" w:rsidRPr="00000000">
        <w:rPr>
          <w:rtl w:val="0"/>
        </w:rPr>
      </w:r>
    </w:p>
    <w:p w:rsidR="00000000" w:rsidDel="00000000" w:rsidP="00000000" w:rsidRDefault="00000000" w:rsidRPr="00000000" w14:paraId="0000004B">
      <w:pPr>
        <w:spacing w:after="0" w:line="360" w:lineRule="auto"/>
        <w:jc w:val="both"/>
        <w:rPr>
          <w:rFonts w:ascii="Arial" w:cs="Arial" w:eastAsia="Arial" w:hAnsi="Arial"/>
        </w:rPr>
      </w:pPr>
      <w:r w:rsidDel="00000000" w:rsidR="00000000" w:rsidRPr="00000000">
        <w:rPr>
          <w:rFonts w:ascii="Arial" w:cs="Arial" w:eastAsia="Arial" w:hAnsi="Arial"/>
          <w:rtl w:val="0"/>
        </w:rPr>
        <w:t xml:space="preserve">Prospective spatio-temporal visualization was performed in R generating thematic maps to compare the spatial distribution of clusters across indicators and time points. These maps were used to visually assess the geographic patterns and temporal consistency of detected clusters. </w:t>
      </w:r>
      <w:r w:rsidDel="00000000" w:rsidR="00000000" w:rsidRPr="00000000">
        <w:rPr>
          <w:rtl w:val="0"/>
        </w:rPr>
      </w:r>
    </w:p>
    <w:p w:rsidR="00000000" w:rsidDel="00000000" w:rsidP="00000000" w:rsidRDefault="00000000" w:rsidRPr="00000000" w14:paraId="0000004C">
      <w:pPr>
        <w:spacing w:after="240" w:before="240" w:line="360" w:lineRule="auto"/>
        <w:jc w:val="both"/>
        <w:rPr>
          <w:rFonts w:ascii="Arial" w:cs="Arial" w:eastAsia="Arial" w:hAnsi="Arial"/>
        </w:rPr>
      </w:pPr>
      <w:sdt>
        <w:sdtPr>
          <w:id w:val="-603055976"/>
          <w:tag w:val="goog_rdk_16"/>
        </w:sdtPr>
        <w:sdtContent>
          <w:del w:author="Raquel Gardini Sanches Palasio" w:id="5" w:date="2026-09-16T18:23:33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For the analysis of each data type, relative risks (RR) were extracted and categorized into risk classes (1.1-2.0, 2.0–3.0, &gt;3.0) for prospective spatio-temporal visualization.</w:t>
      </w:r>
    </w:p>
    <w:p w:rsidR="00000000" w:rsidDel="00000000" w:rsidP="00000000" w:rsidRDefault="00000000" w:rsidRPr="00000000" w14:paraId="0000004D">
      <w:pPr>
        <w:spacing w:after="240" w:before="240" w:line="360" w:lineRule="auto"/>
        <w:ind w:left="360" w:firstLine="0"/>
        <w:jc w:val="both"/>
        <w:rPr>
          <w:rFonts w:ascii="Arial" w:cs="Arial" w:eastAsia="Arial" w:hAnsi="Arial"/>
        </w:rPr>
      </w:pPr>
      <w:sdt>
        <w:sdtPr>
          <w:id w:val="2000093176"/>
          <w:tag w:val="goog_rdk_18"/>
        </w:sdtPr>
        <w:sdtContent>
          <w:ins w:author="Tatiana Pineda Portella" w:id="6" w:date="2026-08-26T15:48:51Z"/>
          <w:sdt>
            <w:sdtPr>
              <w:id w:val="-2052478786"/>
              <w:tag w:val="goog_rdk_19"/>
            </w:sdtPr>
            <w:sdtContent>
              <w:ins w:author="Tatiana Pineda Portella" w:id="6" w:date="2026-08-26T15:48:51Z">
                <w:r w:rsidDel="00000000" w:rsidR="00000000" w:rsidRPr="00000000">
                  <w:rPr>
                    <w:rFonts w:ascii="Arial" w:cs="Arial" w:eastAsia="Arial" w:hAnsi="Arial"/>
                    <w:b w:val="1"/>
                    <w:bCs w:val="1"/>
                    <w:highlight w:val="yellow"/>
                    <w:rtl w:val="0"/>
                    <w:rPrChange w:author="Tatiana Pineda Portella" w:id="7" w:date="2026-08-26T15:48:51Z">
                      <w:rPr>
                        <w:rFonts w:ascii="Arial" w:cs="Arial" w:eastAsia="Arial" w:hAnsi="Arial"/>
                      </w:rPr>
                    </w:rPrChange>
                  </w:rPr>
                  <w:t xml:space="preserve">2.6 Outbreak </w:t>
                </w:r>
              </w:ins>
            </w:sdtContent>
          </w:sdt>
          <w:ins w:author="Tatiana Pineda Portella" w:id="6" w:date="2026-08-26T15:48:51Z">
            <w:sdt>
              <w:sdtPr>
                <w:id w:val="767663343"/>
                <w:tag w:val="goog_rdk_20"/>
              </w:sdtPr>
              <w:sdtContent>
                <w:r w:rsidDel="00000000" w:rsidR="00000000" w:rsidRPr="00000000">
                  <w:rPr>
                    <w:rFonts w:ascii="Arial" w:cs="Arial" w:eastAsia="Arial" w:hAnsi="Arial"/>
                    <w:b w:val="1"/>
                    <w:bCs w:val="1"/>
                    <w:highlight w:val="yellow"/>
                    <w:rtl w:val="0"/>
                    <w:rPrChange w:author="Tatiana Pineda Portella" w:id="7" w:date="2026-08-26T15:48:51Z">
                      <w:rPr>
                        <w:rFonts w:ascii="Arial" w:cs="Arial" w:eastAsia="Arial" w:hAnsi="Arial"/>
                      </w:rPr>
                    </w:rPrChange>
                  </w:rPr>
                  <w:t xml:space="preserve">Detection</w:t>
                </w:r>
              </w:sdtContent>
            </w:sdt>
          </w:ins>
        </w:sdtContent>
      </w:sdt>
      <w:r w:rsidDel="00000000" w:rsidR="00000000" w:rsidRPr="00000000">
        <w:rPr>
          <w:rFonts w:ascii="Arial" w:cs="Arial" w:eastAsia="Arial" w:hAnsi="Arial"/>
          <w:b w:val="1"/>
          <w:bCs w:val="1"/>
          <w:highlight w:val="yellow"/>
          <w:rtl w:val="0"/>
        </w:rPr>
        <w:t xml:space="preserve"> Validation </w:t>
      </w: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rPr>
      </w:pPr>
      <w:r w:rsidDel="00000000" w:rsidR="00000000" w:rsidRPr="00000000">
        <w:rPr>
          <w:rFonts w:ascii="Arial" w:cs="Arial" w:eastAsia="Arial" w:hAnsi="Arial"/>
          <w:rtl w:val="0"/>
        </w:rPr>
        <w:t xml:space="preserve">Differences between </w:t>
      </w:r>
      <w:sdt>
        <w:sdtPr>
          <w:id w:val="-1212593216"/>
          <w:tag w:val="goog_rdk_21"/>
        </w:sdtPr>
        <w:sdtContent>
          <w:ins w:author="Raquel Gardini Sanches Palasio" w:id="8" w:date="2026-09-16T18:21:52Z"/>
          <w:sdt>
            <w:sdtPr>
              <w:id w:val="-826831589"/>
              <w:tag w:val="goog_rdk_22"/>
            </w:sdtPr>
            <w:sdtContent>
              <w:ins w:author="Raquel Gardini Sanches Palasio" w:id="8" w:date="2026-09-16T18:21:52Z">
                <w:r w:rsidDel="00000000" w:rsidR="00000000" w:rsidRPr="00000000">
                  <w:rPr>
                    <w:rFonts w:ascii="Arial" w:cs="Arial" w:eastAsia="Arial" w:hAnsi="Arial"/>
                    <w:rtl w:val="0"/>
                    <w:rPrChange w:author="Raquel Gardini Sanches Palasio" w:id="9" w:date="2026-09-16T18:21:52Z">
                      <w:rPr>
                        <w:rFonts w:ascii="Arial" w:cs="Arial" w:eastAsia="Arial" w:hAnsi="Arial"/>
                      </w:rPr>
                    </w:rPrChange>
                  </w:rPr>
                  <w:t xml:space="preserve">the RR values </w:t>
                </w:r>
              </w:ins>
            </w:sdtContent>
          </w:sdt>
          <w:ins w:author="Raquel Gardini Sanches Palasio" w:id="8" w:date="2026-09-16T18:21:52Z">
            <w:sdt>
              <w:sdtPr>
                <w:id w:val="1952833529"/>
                <w:tag w:val="goog_rdk_23"/>
              </w:sdtPr>
              <w:sdtContent>
                <w:r w:rsidDel="00000000" w:rsidR="00000000" w:rsidRPr="00000000">
                  <w:rPr>
                    <w:rFonts w:ascii="Arial" w:cs="Arial" w:eastAsia="Arial" w:hAnsi="Arial"/>
                    <w:rtl w:val="0"/>
                    <w:rPrChange w:author="Raquel Gardini Sanches Palasio" w:id="9" w:date="2026-09-16T18:21:52Z">
                      <w:rPr>
                        <w:rFonts w:ascii="Arial" w:cs="Arial" w:eastAsia="Arial" w:hAnsi="Arial"/>
                      </w:rPr>
                    </w:rPrChange>
                  </w:rPr>
                  <w:t xml:space="preserve">associated with the  clusters detected among CIRs/time </w:t>
                </w:r>
              </w:sdtContent>
            </w:sdt>
          </w:ins>
        </w:sdtContent>
      </w:sdt>
      <w:sdt>
        <w:sdtPr>
          <w:id w:val="-1173279812"/>
          <w:tag w:val="goog_rdk_24"/>
        </w:sdtPr>
        <w:sdtContent>
          <w:ins w:author="Tatiana Pineda Portella" w:id="10" w:date="2026-09-16T17:42:19Z">
            <w:sdt>
              <w:sdtPr>
                <w:id w:val="250647544"/>
                <w:tag w:val="goog_rdk_25"/>
              </w:sdtPr>
              <w:sdtContent>
                <w:del w:author="Raquel Gardini Sanches Palasio" w:id="8" w:date="2026-09-16T18:21:52Z"/>
              </w:sdtContent>
            </w:sdt>
          </w:ins>
          <w:sdt>
            <w:sdtPr>
              <w:id w:val="-1254232175"/>
              <w:tag w:val="goog_rdk_26"/>
            </w:sdtPr>
            <w:sdtContent>
              <w:ins w:author="Tatiana Pineda Portella" w:id="10" w:date="2026-09-16T17:42:19Z">
                <w:del w:author="Raquel Gardini Sanches Palasio" w:id="8" w:date="2026-09-16T18:21:52Z">
                  <w:r w:rsidDel="00000000" w:rsidR="00000000" w:rsidRPr="00000000">
                    <w:rPr>
                      <w:rFonts w:ascii="Arial" w:cs="Arial" w:eastAsia="Arial" w:hAnsi="Arial"/>
                      <w:rtl w:val="0"/>
                      <w:rPrChange w:author="Raquel Gardini Sanches Palasio" w:id="9" w:date="2026-09-16T18:21:52Z">
                        <w:rPr>
                          <w:rFonts w:ascii="Arial" w:cs="Arial" w:eastAsia="Arial" w:hAnsi="Arial"/>
                        </w:rPr>
                      </w:rPrChange>
                    </w:rPr>
                    <w:delText xml:space="preserve">the number of clusters detected</w:delText>
                  </w:r>
                </w:del>
              </w:ins>
            </w:sdtContent>
          </w:sdt>
          <w:ins w:author="Tatiana Pineda Portella" w:id="10" w:date="2026-09-16T17:42:19Z">
            <w:del w:author="Raquel Gardini Sanches Palasio" w:id="8" w:date="2026-09-16T18:21:52Z"/>
            <w:r w:rsidDel="00000000" w:rsidR="00000000" w:rsidRPr="00000000">
              <w:rPr>
                <w:rFonts w:ascii="Arial" w:cs="Arial" w:eastAsia="Arial" w:hAnsi="Arial"/>
                <w:rtl w:val="0"/>
              </w:rPr>
              <w:t xml:space="preserve"> by </w:t>
            </w:r>
          </w:ins>
        </w:sdtContent>
      </w:sdt>
      <w:sdt>
        <w:sdtPr>
          <w:id w:val="2146823043"/>
          <w:tag w:val="goog_rdk_27"/>
        </w:sdtPr>
        <w:sdtContent>
          <w:ins w:author="Raquel Gardini Sanches Palasio" w:id="11" w:date="2026-09-16T18:28:39Z">
            <w:r w:rsidDel="00000000" w:rsidR="00000000" w:rsidRPr="00000000">
              <w:rPr>
                <w:rFonts w:ascii="Arial" w:cs="Arial" w:eastAsia="Arial" w:hAnsi="Arial"/>
                <w:rtl w:val="0"/>
              </w:rPr>
              <w:t xml:space="preserve">the </w:t>
            </w:r>
          </w:ins>
        </w:sdtContent>
      </w:sdt>
      <w:r w:rsidDel="00000000" w:rsidR="00000000" w:rsidRPr="00000000">
        <w:rPr>
          <w:rFonts w:ascii="Arial" w:cs="Arial" w:eastAsia="Arial" w:hAnsi="Arial"/>
          <w:rtl w:val="0"/>
        </w:rPr>
        <w:t xml:space="preserve">consolidated cases and </w:t>
      </w:r>
      <w:sdt>
        <w:sdtPr>
          <w:id w:val="-578354461"/>
          <w:tag w:val="goog_rdk_28"/>
        </w:sdtPr>
        <w:sdtContent>
          <w:ins w:author="Raquel Gardini Sanches Palasio" w:id="12" w:date="2026-09-16T18:28:52Z"/>
          <w:sdt>
            <w:sdtPr>
              <w:id w:val="1461761356"/>
              <w:tag w:val="goog_rdk_29"/>
            </w:sdtPr>
            <w:sdtContent>
              <w:ins w:author="Raquel Gardini Sanches Palasio" w:id="12" w:date="2026-09-16T18:28:52Z">
                <w:r w:rsidDel="00000000" w:rsidR="00000000" w:rsidRPr="00000000">
                  <w:rPr>
                    <w:rFonts w:ascii="Arial" w:cs="Arial" w:eastAsia="Arial" w:hAnsi="Arial"/>
                    <w:rtl w:val="0"/>
                    <w:rPrChange w:author="Raquel Gardini Sanches Palasio" w:id="13" w:date="2026-09-16T18:28:52Z">
                      <w:rPr>
                        <w:rFonts w:ascii="Arial" w:cs="Arial" w:eastAsia="Arial" w:hAnsi="Arial"/>
                      </w:rPr>
                    </w:rPrChange>
                  </w:rPr>
                  <w:t xml:space="preserve">those detected by </w:t>
                </w:r>
              </w:ins>
            </w:sdtContent>
          </w:sdt>
          <w:ins w:author="Raquel Gardini Sanches Palasio" w:id="12" w:date="2026-09-16T18:28:52Z"/>
        </w:sdtContent>
      </w:sdt>
      <w:r w:rsidDel="00000000" w:rsidR="00000000" w:rsidRPr="00000000">
        <w:rPr>
          <w:rFonts w:ascii="Arial" w:cs="Arial" w:eastAsia="Arial" w:hAnsi="Arial"/>
          <w:rtl w:val="0"/>
        </w:rPr>
        <w:t xml:space="preserve">each predictive approach (standard </w:t>
      </w:r>
      <w:r w:rsidDel="00000000" w:rsidR="00000000" w:rsidRPr="00000000">
        <w:rPr>
          <w:rFonts w:ascii="Arial" w:cs="Arial" w:eastAsia="Arial" w:hAnsi="Arial"/>
          <w:highlight w:val="yellow"/>
          <w:rtl w:val="0"/>
        </w:rPr>
        <w:t xml:space="preserve">median, moving-average median, naive baseline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sdt>
        <w:sdtPr>
          <w:id w:val="-241899220"/>
          <w:tag w:val="goog_rdk_30"/>
        </w:sdtPr>
        <w:sdtContent>
          <w:del w:author="Raquel Gardini Sanches Palasio" w:id="14" w:date="2026-09-16T18:29:06Z">
            <w:r w:rsidDel="00000000" w:rsidR="00000000" w:rsidRPr="00000000">
              <w:rPr>
                <w:rFonts w:ascii="Arial" w:cs="Arial" w:eastAsia="Arial" w:hAnsi="Arial"/>
                <w:rtl w:val="0"/>
              </w:rPr>
              <w:delText xml:space="preserve">values</w:delText>
            </w:r>
          </w:del>
        </w:sdtContent>
      </w:sdt>
      <w:r w:rsidDel="00000000" w:rsidR="00000000" w:rsidRPr="00000000">
        <w:rPr>
          <w:rFonts w:ascii="Arial" w:cs="Arial" w:eastAsia="Arial" w:hAnsi="Arial"/>
          <w:rtl w:val="0"/>
        </w:rPr>
        <w:t xml:space="preserve"> were first statistically compared using </w:t>
      </w:r>
      <w:sdt>
        <w:sdtPr>
          <w:id w:val="555721021"/>
          <w:tag w:val="goog_rdk_31"/>
        </w:sdtPr>
        <w:sdtContent>
          <w:commentRangeStart w:id="8"/>
        </w:sdtContent>
      </w:sdt>
      <w:r w:rsidDel="00000000" w:rsidR="00000000" w:rsidRPr="00000000">
        <w:rPr>
          <w:rFonts w:ascii="Arial" w:cs="Arial" w:eastAsia="Arial" w:hAnsi="Arial"/>
          <w:rtl w:val="0"/>
        </w:rPr>
        <w:t xml:space="preserve">Welch’s t-test (two-sample t-test with unequal variances)</w:t>
      </w:r>
      <w:sdt>
        <w:sdtPr>
          <w:id w:val="-57973189"/>
          <w:tag w:val="goog_rdk_32"/>
        </w:sdtPr>
        <w:sdtContent>
          <w:ins w:author="Tatiana Pineda Portella" w:id="15" w:date="2026-09-16T17:42:57Z">
            <w:r w:rsidDel="00000000" w:rsidR="00000000" w:rsidRPr="00000000">
              <w:rPr>
                <w:rFonts w:ascii="Arial" w:cs="Arial" w:eastAsia="Arial" w:hAnsi="Arial"/>
                <w:rtl w:val="0"/>
              </w:rPr>
              <w:t xml:space="preserve">. </w:t>
            </w:r>
          </w:ins>
        </w:sdtContent>
      </w:sdt>
      <w:sdt>
        <w:sdtPr>
          <w:id w:val="-1971373586"/>
          <w:tag w:val="goog_rdk_33"/>
        </w:sdtPr>
        <w:sdtContent>
          <w:del w:author="Tatiana Pineda Portella" w:id="15" w:date="2026-09-16T17:42:57Z">
            <w:r w:rsidDel="00000000" w:rsidR="00000000" w:rsidRPr="00000000">
              <w:rPr>
                <w:rFonts w:ascii="Arial" w:cs="Arial" w:eastAsia="Arial" w:hAnsi="Arial"/>
                <w:rtl w:val="0"/>
              </w:rPr>
              <w:delText xml:space="preserve">,</w:delText>
            </w:r>
            <w:commentRangeEnd w:id="8"/>
            <w:r w:rsidDel="00000000" w:rsidR="00000000" w:rsidRPr="00000000">
              <w:commentReference w:id="8"/>
            </w:r>
            <w:r w:rsidDel="00000000" w:rsidR="00000000" w:rsidRPr="00000000">
              <w:rPr>
                <w:rFonts w:ascii="Arial" w:cs="Arial" w:eastAsia="Arial" w:hAnsi="Arial"/>
                <w:rtl w:val="0"/>
              </w:rPr>
              <w:delText xml:space="preserve"> confirming the robustness of the integrated approach in detecting and predicting SARI outbreaks in São Paulo. ). </w:delText>
            </w:r>
          </w:del>
        </w:sdtContent>
      </w:sdt>
      <w:r w:rsidDel="00000000" w:rsidR="00000000" w:rsidRPr="00000000">
        <w:rPr>
          <w:rFonts w:ascii="Arial" w:cs="Arial" w:eastAsia="Arial" w:hAnsi="Arial"/>
          <w:rtl w:val="0"/>
        </w:rPr>
        <w:t xml:space="preserve">Summary statistics (mean and standard deviation of RR) were calculated for each method using the rstatix package. Results were tabulated and complemented with hypothesis testing outputs, including t-statistics and p-values. A significance level of 5% was adopted.</w:t>
      </w:r>
    </w:p>
    <w:p w:rsidR="00000000" w:rsidDel="00000000" w:rsidP="00000000" w:rsidRDefault="00000000" w:rsidRPr="00000000" w14:paraId="0000004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Then, the prospective spatio-temporal Spatial agreement between scenarios was subsequently assessed in QGIS using Boolean overlay analysis, where statistically significant clusters (p &lt; 0.05) were converted into binary layers and intersected to identify coincident high-risk areas.</w:t>
      </w:r>
    </w:p>
    <w:p w:rsidR="00000000" w:rsidDel="00000000" w:rsidP="00000000" w:rsidRDefault="00000000" w:rsidRPr="00000000" w14:paraId="00000051">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360" w:lineRule="auto"/>
        <w:jc w:val="both"/>
        <w:rPr>
          <w:rFonts w:ascii="Arial" w:cs="Arial" w:eastAsia="Arial" w:hAnsi="Arial"/>
        </w:rPr>
      </w:pPr>
      <w:r w:rsidDel="00000000" w:rsidR="00000000" w:rsidRPr="00000000">
        <w:rPr>
          <w:rFonts w:ascii="Arial" w:cs="Arial" w:eastAsia="Arial" w:hAnsi="Arial"/>
          <w:rtl w:val="0"/>
        </w:rPr>
        <w:t xml:space="preserve">A second </w:t>
      </w:r>
      <w:r w:rsidDel="00000000" w:rsidR="00000000" w:rsidRPr="00000000">
        <w:rPr>
          <w:rFonts w:ascii="Arial" w:cs="Arial" w:eastAsia="Arial" w:hAnsi="Arial"/>
          <w:rtl w:val="0"/>
        </w:rPr>
        <w:t xml:space="preserve">approach</w:t>
      </w:r>
      <w:r w:rsidDel="00000000" w:rsidR="00000000" w:rsidRPr="00000000">
        <w:rPr>
          <w:rFonts w:ascii="Arial" w:cs="Arial" w:eastAsia="Arial" w:hAnsi="Arial"/>
          <w:rtl w:val="0"/>
        </w:rPr>
        <w:t xml:space="preserve"> t</w:t>
      </w:r>
      <w:sdt>
        <w:sdtPr>
          <w:id w:val="-21168335"/>
          <w:tag w:val="goog_rdk_34"/>
        </w:sdtPr>
        <w:sdtContent>
          <w:r w:rsidDel="00000000" w:rsidR="00000000" w:rsidRPr="00000000">
            <w:rPr>
              <w:rFonts w:ascii="Arial Unicode MS" w:cs="Arial Unicode MS" w:eastAsia="Arial Unicode MS" w:hAnsi="Arial Unicode MS"/>
              <w:rtl w:val="0"/>
            </w:rPr>
            <w:t xml:space="preserve">o evaluate the ability of the timely data sources to reproduce the outbreak classifications obtained after reporting delays had been resolved, the classifications derived from the consolidated SARI data were treated as the reference standard (ground truth). For the confusion matrix analyses, the relative risk estimates were simplified into a binary classification, with CIRs classified as high risk when RR &gt; 1 and as non-high risk otherwise (RR ≤ 1).</w:t>
          </w:r>
        </w:sdtContent>
      </w:sdt>
      <w:r w:rsidDel="00000000" w:rsidR="00000000" w:rsidRPr="00000000">
        <w:rPr>
          <w:rtl w:val="0"/>
        </w:rPr>
      </w:r>
    </w:p>
    <w:p w:rsidR="00000000" w:rsidDel="00000000" w:rsidP="00000000" w:rsidRDefault="00000000" w:rsidRPr="00000000" w14:paraId="0000005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360" w:lineRule="auto"/>
        <w:jc w:val="both"/>
        <w:rPr>
          <w:rFonts w:ascii="Arial" w:cs="Arial" w:eastAsia="Arial" w:hAnsi="Arial"/>
        </w:rPr>
      </w:pPr>
      <w:r w:rsidDel="00000000" w:rsidR="00000000" w:rsidRPr="00000000">
        <w:rPr>
          <w:rFonts w:ascii="Arial" w:cs="Arial" w:eastAsia="Arial" w:hAnsi="Arial"/>
          <w:rtl w:val="0"/>
        </w:rPr>
        <w:t xml:space="preserve">For each epidemiological week and each of the 63 CIRs, the binary classification obtained from each predictive approach was compared with that obtained from the consolidated data. </w:t>
      </w:r>
      <w:r w:rsidDel="00000000" w:rsidR="00000000" w:rsidRPr="00000000">
        <w:rPr>
          <w:rFonts w:ascii="Arial" w:cs="Arial" w:eastAsia="Arial" w:hAnsi="Arial"/>
          <w:rtl w:val="0"/>
        </w:rPr>
        <w:t xml:space="preserve">Each CIR-week observation was therefore assigned to one of four categories: true positive (TP), when both the </w:t>
      </w:r>
      <w:r w:rsidDel="00000000" w:rsidR="00000000" w:rsidRPr="00000000">
        <w:rPr>
          <w:rFonts w:ascii="Arial" w:cs="Arial" w:eastAsia="Arial" w:hAnsi="Arial"/>
          <w:rtl w:val="0"/>
        </w:rPr>
        <w:t xml:space="preserve">predictive </w:t>
      </w:r>
      <w:r w:rsidDel="00000000" w:rsidR="00000000" w:rsidRPr="00000000">
        <w:rPr>
          <w:rFonts w:ascii="Arial" w:cs="Arial" w:eastAsia="Arial" w:hAnsi="Arial"/>
          <w:rtl w:val="0"/>
        </w:rPr>
        <w:t xml:space="preserve">method and the consolidated data classified the CIR as high risk; false positive (FP), when the </w:t>
      </w:r>
      <w:r w:rsidDel="00000000" w:rsidR="00000000" w:rsidRPr="00000000">
        <w:rPr>
          <w:rFonts w:ascii="Arial" w:cs="Arial" w:eastAsia="Arial" w:hAnsi="Arial"/>
          <w:rtl w:val="0"/>
        </w:rPr>
        <w:t xml:space="preserve">predictive </w:t>
      </w:r>
      <w:r w:rsidDel="00000000" w:rsidR="00000000" w:rsidRPr="00000000">
        <w:rPr>
          <w:rFonts w:ascii="Arial" w:cs="Arial" w:eastAsia="Arial" w:hAnsi="Arial"/>
          <w:rtl w:val="0"/>
        </w:rPr>
        <w:t xml:space="preserve">method classified the CIR as high risk but the consolidated data did not; true negative (TN), when both classifications indicated non-high risk; and false negative (FN), when the </w:t>
      </w:r>
      <w:r w:rsidDel="00000000" w:rsidR="00000000" w:rsidRPr="00000000">
        <w:rPr>
          <w:rFonts w:ascii="Arial" w:cs="Arial" w:eastAsia="Arial" w:hAnsi="Arial"/>
          <w:rtl w:val="0"/>
        </w:rPr>
        <w:t xml:space="preserve">predictive </w:t>
      </w:r>
      <w:r w:rsidDel="00000000" w:rsidR="00000000" w:rsidRPr="00000000">
        <w:rPr>
          <w:rFonts w:ascii="Arial" w:cs="Arial" w:eastAsia="Arial" w:hAnsi="Arial"/>
          <w:rtl w:val="0"/>
        </w:rPr>
        <w:t xml:space="preserve">method failed to identify a CIR classified as high risk in the consolidated data.</w:t>
      </w:r>
    </w:p>
    <w:p w:rsidR="00000000" w:rsidDel="00000000" w:rsidP="00000000" w:rsidRDefault="00000000" w:rsidRPr="00000000" w14:paraId="0000005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These classifications were summarized at two levels. First, for each epidemiological week and each </w:t>
      </w:r>
      <w:r w:rsidDel="00000000" w:rsidR="00000000" w:rsidRPr="00000000">
        <w:rPr>
          <w:rFonts w:ascii="Arial" w:cs="Arial" w:eastAsia="Arial" w:hAnsi="Arial"/>
          <w:rtl w:val="0"/>
        </w:rPr>
        <w:t xml:space="preserve">predictive approach</w:t>
      </w:r>
      <w:r w:rsidDel="00000000" w:rsidR="00000000" w:rsidRPr="00000000">
        <w:rPr>
          <w:rFonts w:ascii="Arial" w:cs="Arial" w:eastAsia="Arial" w:hAnsi="Arial"/>
          <w:rtl w:val="0"/>
        </w:rPr>
        <w:t xml:space="preserve">, the numbers of CIRs classified as TP, FP, TN, and FN were counted, providing a week-specific assessment of outbreak detection performance. Second, for each CIR and </w:t>
      </w:r>
      <w:r w:rsidDel="00000000" w:rsidR="00000000" w:rsidRPr="00000000">
        <w:rPr>
          <w:rFonts w:ascii="Arial" w:cs="Arial" w:eastAsia="Arial" w:hAnsi="Arial"/>
          <w:rtl w:val="0"/>
        </w:rPr>
        <w:t xml:space="preserve">predictive approach</w:t>
      </w:r>
      <w:r w:rsidDel="00000000" w:rsidR="00000000" w:rsidRPr="00000000">
        <w:rPr>
          <w:rFonts w:ascii="Arial" w:cs="Arial" w:eastAsia="Arial" w:hAnsi="Arial"/>
          <w:rtl w:val="0"/>
        </w:rPr>
        <w:t xml:space="preserve">, the number of epidemiological weeks spent in each classification category was calculated to characterize the spatial distribution and persistence of correct and incorrect classifications across the study period.</w:t>
      </w:r>
    </w:p>
    <w:p w:rsidR="00000000" w:rsidDel="00000000" w:rsidP="00000000" w:rsidRDefault="00000000" w:rsidRPr="00000000" w14:paraId="0000005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360" w:lineRule="auto"/>
        <w:jc w:val="both"/>
        <w:rPr>
          <w:rFonts w:ascii="Arial" w:cs="Arial" w:eastAsia="Arial" w:hAnsi="Arial"/>
        </w:rPr>
      </w:pPr>
      <w:r w:rsidDel="00000000" w:rsidR="00000000" w:rsidRPr="00000000">
        <w:rPr>
          <w:rFonts w:ascii="Arial" w:cs="Arial" w:eastAsia="Arial" w:hAnsi="Arial"/>
          <w:rtl w:val="0"/>
        </w:rPr>
        <w:t xml:space="preserve">From the resulting confusion matrices, several complementary performance metrics were calculated. The true positive rate (TPR; sensitivity) was defined as TP/(TP + FN) and represents the proportion of high-risk CIRs identified in the consolidated data that were correctly detected by the </w:t>
      </w:r>
      <w:r w:rsidDel="00000000" w:rsidR="00000000" w:rsidRPr="00000000">
        <w:rPr>
          <w:rFonts w:ascii="Arial" w:cs="Arial" w:eastAsia="Arial" w:hAnsi="Arial"/>
          <w:rtl w:val="0"/>
        </w:rPr>
        <w:t xml:space="preserve">predictive approach</w:t>
      </w:r>
      <w:r w:rsidDel="00000000" w:rsidR="00000000" w:rsidRPr="00000000">
        <w:rPr>
          <w:rFonts w:ascii="Arial" w:cs="Arial" w:eastAsia="Arial" w:hAnsi="Arial"/>
          <w:rtl w:val="0"/>
        </w:rPr>
        <w:t xml:space="preserve">. The false positive rate (FPR) was defined as FP/(FP + TN) and represents the proportion of CIRs not classified as high risk in the consolidated data that were incorrectly flagged as high risk. </w:t>
      </w:r>
      <w:sdt>
        <w:sdtPr>
          <w:id w:val="-907916595"/>
          <w:tag w:val="goog_rdk_35"/>
        </w:sdtPr>
        <w:sdtContent>
          <w:r w:rsidDel="00000000" w:rsidR="00000000" w:rsidRPr="00000000">
            <w:rPr>
              <w:rFonts w:ascii="Arial Unicode MS" w:cs="Arial Unicode MS" w:eastAsia="Arial Unicode MS" w:hAnsi="Arial Unicode MS"/>
              <w:rtl w:val="0"/>
            </w:rPr>
            <w:t xml:space="preserve">Together, TPR and FPR characterize the trade-off between detecting true high-risk clusters and generating false alarms. The Youden index was calculated as TPR − FPR providing a summary measure of the separation between true-positive detection and false-positive alerts, with higher values indicating better discrimination between high-risk and non-high-risk CIRs.</w:t>
          </w:r>
        </w:sdtContent>
      </w:sdt>
      <w:r w:rsidDel="00000000" w:rsidR="00000000" w:rsidRPr="00000000">
        <w:rPr>
          <w:rtl w:val="0"/>
        </w:rPr>
      </w:r>
    </w:p>
    <w:p w:rsidR="00000000" w:rsidDel="00000000" w:rsidP="00000000" w:rsidRDefault="00000000" w:rsidRPr="00000000" w14:paraId="0000005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positive predictive value (PPV), calculated as TP/(TP + FP), represents the probability that a CIR classified as high risk by a timely method was also classified as high risk in the consolidated data, and therefore reflects the reliability of positive alerts. The negative predictive value (NPV), calculated as TN/(TN + FN), represents the probability that a CIR classified as non-high risk by the timely method was also classified as non-high risk in the consolidated data, reflecting the reliability of negative classifications. </w:t>
      </w:r>
    </w:p>
    <w:p w:rsidR="00000000" w:rsidDel="00000000" w:rsidP="00000000" w:rsidRDefault="00000000" w:rsidRPr="00000000" w14:paraId="0000005B">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primary comparison of outbreak detection performance focused on TPR and FPR because these measures directly quantify the epidemiologically relevant trade-off between identifying active high-risk clusters and minimizing false alerts. PPV, NPV, and the Youden index were used as complementary measures to characterize </w:t>
      </w:r>
      <w:r w:rsidDel="00000000" w:rsidR="00000000" w:rsidRPr="00000000">
        <w:rPr>
          <w:rFonts w:ascii="Arial" w:cs="Arial" w:eastAsia="Arial" w:hAnsi="Arial"/>
          <w:rtl w:val="0"/>
        </w:rPr>
        <w:t xml:space="preserve">each method's reliability and overall discriminatory performance</w:t>
      </w:r>
      <w:r w:rsidDel="00000000" w:rsidR="00000000" w:rsidRPr="00000000">
        <w:rPr>
          <w:rFonts w:ascii="Arial" w:cs="Arial" w:eastAsia="Arial" w:hAnsi="Arial"/>
          <w:rtl w:val="0"/>
        </w:rPr>
        <w:t xml:space="preserve">.</w:t>
      </w:r>
    </w:p>
    <w:p w:rsidR="00000000" w:rsidDel="00000000" w:rsidP="00000000" w:rsidRDefault="00000000" w:rsidRPr="00000000" w14:paraId="0000005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after="0" w:line="360" w:lineRule="auto"/>
        <w:jc w:val="both"/>
        <w:rPr>
          <w:rFonts w:ascii="Arial" w:cs="Arial" w:eastAsia="Arial" w:hAnsi="Arial"/>
        </w:rPr>
      </w:pPr>
      <w:r w:rsidDel="00000000" w:rsidR="00000000" w:rsidRPr="00000000">
        <w:rPr>
          <w:rFonts w:ascii="Arial" w:cs="Arial" w:eastAsia="Arial" w:hAnsi="Arial"/>
          <w:rtl w:val="0"/>
        </w:rPr>
        <w:t xml:space="preserve">All analyses were conducted using the R environment (version 4.1.0, R Foundation for Statistical Computing, Vienna, Austria). Visualization and mapping were done using the 'ggplot2', ‘ggspatial’, and ‘ggsn’ library in R and QGIS (QGIS Development Team, Open Source Geospatial Foundation, Oregon, USA). Validation of the nowcasting and forecasting models was performed as described in the validation script available at: </w:t>
      </w:r>
      <w:hyperlink r:id="rId12">
        <w:r w:rsidDel="00000000" w:rsidR="00000000" w:rsidRPr="00000000">
          <w:rPr>
            <w:rFonts w:ascii="Arial" w:cs="Arial" w:eastAsia="Arial" w:hAnsi="Arial"/>
            <w:color w:val="0000ff"/>
            <w:u w:val="single"/>
            <w:rtl w:val="0"/>
          </w:rPr>
          <w:t xml:space="preserve">https://github.com/d-resp/05_SRAG_SISTEMA_DE_ALERTA/blob/main/03_script/validacao</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Results</w:t>
      </w:r>
    </w:p>
    <w:p w:rsidR="00000000" w:rsidDel="00000000" w:rsidP="00000000" w:rsidRDefault="00000000" w:rsidRPr="00000000" w14:paraId="00000060">
      <w:pPr>
        <w:spacing w:after="0" w:line="360" w:lineRule="auto"/>
        <w:jc w:val="both"/>
        <w:rPr>
          <w:rFonts w:ascii="Arial" w:cs="Arial" w:eastAsia="Arial" w:hAnsi="Arial"/>
        </w:rPr>
      </w:pPr>
      <w:r w:rsidDel="00000000" w:rsidR="00000000" w:rsidRPr="00000000">
        <w:rPr>
          <w:rFonts w:ascii="Arial" w:cs="Arial" w:eastAsia="Arial" w:hAnsi="Arial"/>
          <w:rtl w:val="0"/>
        </w:rPr>
        <w:t xml:space="preserve">We performed 2,142 nowcasting and forecasting estimates over 34 weeks across the 63 CIRs, covering the period from May 23, 2022, to December 27, 2023 (Figures 2 and </w:t>
      </w:r>
      <w:r w:rsidDel="00000000" w:rsidR="00000000" w:rsidRPr="00000000">
        <w:rPr>
          <w:rFonts w:ascii="Arial" w:cs="Arial" w:eastAsia="Arial" w:hAnsi="Arial"/>
          <w:highlight w:val="yellow"/>
          <w:rtl w:val="0"/>
        </w:rPr>
        <w:t xml:space="preserve">S1</w:t>
      </w:r>
      <w:r w:rsidDel="00000000" w:rsidR="00000000" w:rsidRPr="00000000">
        <w:rPr>
          <w:rFonts w:ascii="Arial" w:cs="Arial" w:eastAsia="Arial" w:hAnsi="Arial"/>
          <w:rtl w:val="0"/>
        </w:rPr>
        <w:t xml:space="preserve">). The median and moving average of the median of these predictions, along with the naive and consolidated data, were used as inputs to a prospective SatScan analysis to detect emerging spatial SARI outbreaks.</w:t>
      </w:r>
    </w:p>
    <w:p w:rsidR="00000000" w:rsidDel="00000000" w:rsidP="00000000" w:rsidRDefault="00000000" w:rsidRPr="00000000" w14:paraId="00000061">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360" w:lineRule="auto"/>
        <w:jc w:val="both"/>
        <w:rPr>
          <w:rFonts w:ascii="Arial" w:cs="Arial" w:eastAsia="Arial" w:hAnsi="Arial"/>
        </w:rPr>
      </w:pPr>
      <w:r w:rsidDel="00000000" w:rsidR="00000000" w:rsidRPr="00000000">
        <w:rPr>
          <w:rFonts w:ascii="Arial" w:cs="Arial" w:eastAsia="Arial" w:hAnsi="Arial"/>
          <w:rtl w:val="0"/>
        </w:rPr>
        <w:t xml:space="preserve">In this section, we first validate the performance of the nowcasting and forecasting estimates across 63 CIRs, utilizing the most recent three weeks of corrected data for nowcasting and one week of forecasted data. Subsequently, we evaluate the performance of SaTScan in detecting active spatio-temporal SARI clusters using the estimates derived from the nowcasted and forecasted data.</w:t>
      </w:r>
    </w:p>
    <w:p w:rsidR="00000000" w:rsidDel="00000000" w:rsidP="00000000" w:rsidRDefault="00000000" w:rsidRPr="00000000" w14:paraId="0000006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Nowcasting and Forecasting model performance</w:t>
      </w:r>
      <w:r w:rsidDel="00000000" w:rsidR="00000000" w:rsidRPr="00000000">
        <w:rPr>
          <w:rtl w:val="0"/>
        </w:rPr>
      </w:r>
    </w:p>
    <w:p w:rsidR="00000000" w:rsidDel="00000000" w:rsidP="00000000" w:rsidRDefault="00000000" w:rsidRPr="00000000" w14:paraId="0000006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spacing w:after="0" w:line="360" w:lineRule="auto"/>
        <w:jc w:val="both"/>
        <w:rPr>
          <w:rFonts w:ascii="Arial" w:cs="Arial" w:eastAsia="Arial" w:hAnsi="Arial"/>
          <w:b w:val="1"/>
          <w:bCs w:val="1"/>
        </w:rPr>
      </w:pPr>
      <w:r w:rsidDel="00000000" w:rsidR="00000000" w:rsidRPr="00000000">
        <w:rPr>
          <w:rFonts w:ascii="Arial" w:cs="Arial" w:eastAsia="Arial" w:hAnsi="Arial"/>
          <w:rtl w:val="0"/>
        </w:rPr>
        <w:t xml:space="preserve">The predictive performance of the last three weeks of nowcasting and the one week of forecasting estimates are shown in Figure 2. Overall, the nowcasting and forecasting estimates showed good predictive performance, with a median 95% and 50% prediction interval (PI) coverages of  76.8% and 42.7%, respectively, and  a median WIS of 1.6.  Performance remained largely stable over time, with the exception of the initial weeks, where model accuracy was somewhat lower. Among the regions, most DRS</w:t>
      </w:r>
      <w:r w:rsidDel="00000000" w:rsidR="00000000" w:rsidRPr="00000000">
        <w:rPr>
          <w:rFonts w:ascii="Arial" w:cs="Arial" w:eastAsia="Arial" w:hAnsi="Arial"/>
          <w:highlight w:val="yellow"/>
          <w:rtl w:val="0"/>
        </w:rPr>
        <w:t xml:space="preserve"> (x%</w:t>
      </w:r>
      <w:r w:rsidDel="00000000" w:rsidR="00000000" w:rsidRPr="00000000">
        <w:rPr>
          <w:rFonts w:ascii="Arial" w:cs="Arial" w:eastAsia="Arial" w:hAnsi="Arial"/>
          <w:rtl w:val="0"/>
        </w:rPr>
        <w:t xml:space="preserve">) had median 95% and 50% PI coverages higher than </w:t>
      </w:r>
      <w:r w:rsidDel="00000000" w:rsidR="00000000" w:rsidRPr="00000000">
        <w:rPr>
          <w:rFonts w:ascii="Arial" w:cs="Arial" w:eastAsia="Arial" w:hAnsi="Arial"/>
          <w:highlight w:val="yellow"/>
          <w:rtl w:val="0"/>
        </w:rPr>
        <w:t xml:space="preserve">XX and XX, </w:t>
      </w:r>
      <w:r w:rsidDel="00000000" w:rsidR="00000000" w:rsidRPr="00000000">
        <w:rPr>
          <w:rFonts w:ascii="Arial" w:cs="Arial" w:eastAsia="Arial" w:hAnsi="Arial"/>
          <w:rtl w:val="0"/>
        </w:rPr>
        <w:t xml:space="preserve">respectively. WIS values also varied across regions, ranging f</w:t>
      </w:r>
      <w:r w:rsidDel="00000000" w:rsidR="00000000" w:rsidRPr="00000000">
        <w:rPr>
          <w:rFonts w:ascii="Arial" w:cs="Arial" w:eastAsia="Arial" w:hAnsi="Arial"/>
          <w:highlight w:val="yellow"/>
          <w:rtl w:val="0"/>
        </w:rPr>
        <w:t xml:space="preserve">rom x to y. </w:t>
      </w:r>
      <w:r w:rsidDel="00000000" w:rsidR="00000000" w:rsidRPr="00000000">
        <w:rPr>
          <w:rFonts w:ascii="Arial" w:cs="Arial" w:eastAsia="Arial" w:hAnsi="Arial"/>
          <w:rtl w:val="0"/>
        </w:rPr>
        <w:t xml:space="preserve">In the center-south of the state, which is the most populous region, underprediction was the dominant WIS component, whereas in the interior of the state, most CIRs showed spread as the dominant WIS component. All regions had a median underestimation WIS component of 0.</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94100"/>
            <wp:effectExtent b="0" l="0" r="0" t="0"/>
            <wp:docPr id="214127934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Figure 2. Model performance evaluation. </w:t>
      </w:r>
      <w:r w:rsidDel="00000000" w:rsidR="00000000" w:rsidRPr="00000000">
        <w:rPr>
          <w:rFonts w:ascii="Arial" w:cs="Arial" w:eastAsia="Arial" w:hAnsi="Arial"/>
          <w:rtl w:val="0"/>
        </w:rPr>
        <w:t xml:space="preserve">(A) Weekly decomposition of the Weighted Interval Score (WIS) into spread, overprediction, and underprediction components. (B) Spatial decomposition of WIS components by Regional Interagency Commissions (CIR): spread, underprediction, and overprediction. (C) Empirical coverage over epidemiological weeks. (D) Empirical coverage by CIR. (E) Median of MAE over epidemiological weeks. (F) Median of MAE by CIR. (G) Weekly total number of SARI cases in the consolidated dataset.</w:t>
      </w:r>
    </w:p>
    <w:p w:rsidR="00000000" w:rsidDel="00000000" w:rsidP="00000000" w:rsidRDefault="00000000" w:rsidRPr="00000000" w14:paraId="00000069">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Outbreak detection Performance</w:t>
      </w:r>
    </w:p>
    <w:p w:rsidR="00000000" w:rsidDel="00000000" w:rsidP="00000000" w:rsidRDefault="00000000" w:rsidRPr="00000000" w14:paraId="0000006B">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spacing w:after="0" w:line="360" w:lineRule="auto"/>
        <w:jc w:val="both"/>
        <w:rPr>
          <w:rFonts w:ascii="Arial" w:cs="Arial" w:eastAsia="Arial" w:hAnsi="Arial"/>
        </w:rPr>
      </w:pPr>
      <w:r w:rsidDel="00000000" w:rsidR="00000000" w:rsidRPr="00000000">
        <w:rPr>
          <w:rFonts w:ascii="Arial" w:cs="Arial" w:eastAsia="Arial" w:hAnsi="Arial"/>
          <w:rtl w:val="0"/>
        </w:rPr>
        <w:t xml:space="preserve">To detect active SARI outbreaks in São Paulo state, we performed spatio-temporal prospective SaTScan analyses </w:t>
      </w:r>
      <w:sdt>
        <w:sdtPr>
          <w:id w:val="-1540767734"/>
          <w:tag w:val="goog_rdk_36"/>
        </w:sdtPr>
        <w:sdtContent>
          <w:ins w:author="Tatiana Pineda Portella" w:id="16" w:date="2026-09-16T13:59:39Z">
            <w:r w:rsidDel="00000000" w:rsidR="00000000" w:rsidRPr="00000000">
              <w:rPr>
                <w:rFonts w:ascii="Arial" w:cs="Arial" w:eastAsia="Arial" w:hAnsi="Arial"/>
                <w:rtl w:val="0"/>
              </w:rPr>
              <w:t xml:space="preserve">using </w:t>
            </w:r>
          </w:ins>
        </w:sdtContent>
      </w:sdt>
      <w:r w:rsidDel="00000000" w:rsidR="00000000" w:rsidRPr="00000000">
        <w:rPr>
          <w:rFonts w:ascii="Arial" w:cs="Arial" w:eastAsia="Arial" w:hAnsi="Arial"/>
          <w:rtl w:val="0"/>
        </w:rPr>
        <w:t xml:space="preserve">two</w:t>
      </w:r>
      <w:sdt>
        <w:sdtPr>
          <w:id w:val="2066672727"/>
          <w:tag w:val="goog_rdk_37"/>
        </w:sdtPr>
        <w:sdtContent>
          <w:ins w:author="Tatiana Pineda Portella" w:id="17" w:date="2026-09-16T13:54:32Z">
            <w:r w:rsidDel="00000000" w:rsidR="00000000" w:rsidRPr="00000000">
              <w:rPr>
                <w:rFonts w:ascii="Arial" w:cs="Arial" w:eastAsia="Arial" w:hAnsi="Arial"/>
                <w:rtl w:val="0"/>
              </w:rPr>
              <w:t xml:space="preserve"> datasets</w:t>
            </w:r>
          </w:ins>
        </w:sdtContent>
      </w:sdt>
      <w:sdt>
        <w:sdtPr>
          <w:id w:val="1980966184"/>
          <w:tag w:val="goog_rdk_38"/>
        </w:sdtPr>
        <w:sdtContent>
          <w:del w:author="Tatiana Pineda Portella" w:id="17" w:date="2026-09-16T13:54:32Z">
            <w:r w:rsidDel="00000000" w:rsidR="00000000" w:rsidRPr="00000000">
              <w:rPr>
                <w:rFonts w:ascii="Arial" w:cs="Arial" w:eastAsia="Arial" w:hAnsi="Arial"/>
                <w:rtl w:val="0"/>
              </w:rPr>
              <w:delText xml:space="preserve"> metrics:</w:delText>
            </w:r>
          </w:del>
        </w:sdtContent>
      </w:sdt>
      <w:r w:rsidDel="00000000" w:rsidR="00000000" w:rsidRPr="00000000">
        <w:rPr>
          <w:rFonts w:ascii="Arial" w:cs="Arial" w:eastAsia="Arial" w:hAnsi="Arial"/>
          <w:rtl w:val="0"/>
        </w:rPr>
        <w:t xml:space="preserve"> (1) the median estimates and (2) the moving average of median estimates, </w:t>
      </w:r>
      <w:sdt>
        <w:sdtPr>
          <w:id w:val="568771787"/>
          <w:tag w:val="goog_rdk_39"/>
        </w:sdtPr>
        <w:sdtContent>
          <w:del w:author="Tatiana Pineda Portella" w:id="18" w:date="2026-09-16T13:55:04Z">
            <w:r w:rsidDel="00000000" w:rsidR="00000000" w:rsidRPr="00000000">
              <w:rPr>
                <w:rFonts w:ascii="Arial" w:cs="Arial" w:eastAsia="Arial" w:hAnsi="Arial"/>
                <w:rtl w:val="0"/>
              </w:rPr>
              <w:delText xml:space="preserve">both derived </w:delText>
            </w:r>
          </w:del>
        </w:sdtContent>
      </w:sdt>
      <w:r w:rsidDel="00000000" w:rsidR="00000000" w:rsidRPr="00000000">
        <w:rPr>
          <w:rFonts w:ascii="Arial" w:cs="Arial" w:eastAsia="Arial" w:hAnsi="Arial"/>
          <w:rtl w:val="0"/>
        </w:rPr>
        <w:t xml:space="preserve">from</w:t>
      </w:r>
      <w:sdt>
        <w:sdtPr>
          <w:id w:val="1697206795"/>
          <w:tag w:val="goog_rdk_40"/>
        </w:sdtPr>
        <w:sdtContent>
          <w:ins w:author="Tatiana Pineda Portella" w:id="19" w:date="2026-09-16T13:55:06Z">
            <w:r w:rsidDel="00000000" w:rsidR="00000000" w:rsidRPr="00000000">
              <w:rPr>
                <w:rFonts w:ascii="Arial" w:cs="Arial" w:eastAsia="Arial" w:hAnsi="Arial"/>
                <w:rtl w:val="0"/>
              </w:rPr>
              <w:t xml:space="preserve"> the Bayesian</w:t>
            </w:r>
          </w:ins>
        </w:sdtContent>
      </w:sdt>
      <w:r w:rsidDel="00000000" w:rsidR="00000000" w:rsidRPr="00000000">
        <w:rPr>
          <w:rFonts w:ascii="Arial" w:cs="Arial" w:eastAsia="Arial" w:hAnsi="Arial"/>
          <w:rtl w:val="0"/>
        </w:rPr>
        <w:t xml:space="preserve"> </w:t>
      </w:r>
      <w:sdt>
        <w:sdtPr>
          <w:id w:val="-683328282"/>
          <w:tag w:val="goog_rdk_41"/>
        </w:sdtPr>
        <w:sdtContent>
          <w:ins w:author="Tatiana Pineda Portella" w:id="20" w:date="2026-09-16T13:55:16Z">
            <w:r w:rsidDel="00000000" w:rsidR="00000000" w:rsidRPr="00000000">
              <w:rPr>
                <w:rFonts w:ascii="Arial" w:cs="Arial" w:eastAsia="Arial" w:hAnsi="Arial"/>
                <w:rtl w:val="0"/>
              </w:rPr>
              <w:t xml:space="preserve">nowcast </w:t>
            </w:r>
          </w:ins>
        </w:sdtContent>
      </w:sdt>
      <w:sdt>
        <w:sdtPr>
          <w:id w:val="-1686899843"/>
          <w:tag w:val="goog_rdk_42"/>
        </w:sdtPr>
        <w:sdtContent>
          <w:del w:author="Tatiana Pineda Portella" w:id="20" w:date="2026-09-16T13:55:16Z">
            <w:r w:rsidDel="00000000" w:rsidR="00000000" w:rsidRPr="00000000">
              <w:rPr>
                <w:rFonts w:ascii="Arial" w:cs="Arial" w:eastAsia="Arial" w:hAnsi="Arial"/>
                <w:rtl w:val="0"/>
              </w:rPr>
              <w:delText xml:space="preserve">reporting delay corrected </w:delText>
            </w:r>
          </w:del>
        </w:sdtContent>
      </w:sdt>
      <w:r w:rsidDel="00000000" w:rsidR="00000000" w:rsidRPr="00000000">
        <w:rPr>
          <w:rFonts w:ascii="Arial" w:cs="Arial" w:eastAsia="Arial" w:hAnsi="Arial"/>
          <w:rtl w:val="0"/>
        </w:rPr>
        <w:t xml:space="preserve">and forecast</w:t>
      </w:r>
      <w:sdt>
        <w:sdtPr>
          <w:id w:val="287746489"/>
          <w:tag w:val="goog_rdk_43"/>
        </w:sdtPr>
        <w:sdtContent>
          <w:ins w:author="Tatiana Pineda Portella" w:id="21" w:date="2026-09-16T13:55:21Z">
            <w:r w:rsidDel="00000000" w:rsidR="00000000" w:rsidRPr="00000000">
              <w:rPr>
                <w:rFonts w:ascii="Arial" w:cs="Arial" w:eastAsia="Arial" w:hAnsi="Arial"/>
                <w:rtl w:val="0"/>
              </w:rPr>
              <w:t xml:space="preserve"> model</w:t>
            </w:r>
          </w:ins>
        </w:sdtContent>
      </w:sdt>
      <w:sdt>
        <w:sdtPr>
          <w:id w:val="1784378730"/>
          <w:tag w:val="goog_rdk_44"/>
        </w:sdtPr>
        <w:sdtContent>
          <w:del w:author="Tatiana Pineda Portella" w:id="21" w:date="2026-09-16T13:55:21Z">
            <w:r w:rsidDel="00000000" w:rsidR="00000000" w:rsidRPr="00000000">
              <w:rPr>
                <w:rFonts w:ascii="Arial" w:cs="Arial" w:eastAsia="Arial" w:hAnsi="Arial"/>
                <w:rtl w:val="0"/>
              </w:rPr>
              <w:delText xml:space="preserve">ed data</w:delText>
            </w:r>
          </w:del>
        </w:sdtContent>
      </w:sdt>
      <w:r w:rsidDel="00000000" w:rsidR="00000000" w:rsidRPr="00000000">
        <w:rPr>
          <w:rFonts w:ascii="Arial" w:cs="Arial" w:eastAsia="Arial" w:hAnsi="Arial"/>
          <w:rtl w:val="0"/>
        </w:rPr>
        <w:t xml:space="preserve">. We evaluated the performance of th</w:t>
      </w:r>
      <w:sdt>
        <w:sdtPr>
          <w:id w:val="224900761"/>
          <w:tag w:val="goog_rdk_45"/>
        </w:sdtPr>
        <w:sdtContent>
          <w:ins w:author="Tatiana Pineda Portella" w:id="22" w:date="2026-09-16T14:00:07Z">
            <w:r w:rsidDel="00000000" w:rsidR="00000000" w:rsidRPr="00000000">
              <w:rPr>
                <w:rFonts w:ascii="Arial" w:cs="Arial" w:eastAsia="Arial" w:hAnsi="Arial"/>
                <w:rtl w:val="0"/>
              </w:rPr>
              <w:t xml:space="preserve">ese</w:t>
            </w:r>
          </w:ins>
        </w:sdtContent>
      </w:sdt>
      <w:sdt>
        <w:sdtPr>
          <w:id w:val="-128094275"/>
          <w:tag w:val="goog_rdk_46"/>
        </w:sdtPr>
        <w:sdtContent>
          <w:del w:author="Tatiana Pineda Portella" w:id="22" w:date="2026-09-16T14:00:07Z">
            <w:r w:rsidDel="00000000" w:rsidR="00000000" w:rsidRPr="00000000">
              <w:rPr>
                <w:rFonts w:ascii="Arial" w:cs="Arial" w:eastAsia="Arial" w:hAnsi="Arial"/>
                <w:rtl w:val="0"/>
              </w:rPr>
              <w:delText xml:space="preserve">is</w:delText>
            </w:r>
          </w:del>
        </w:sdtContent>
      </w:sdt>
      <w:r w:rsidDel="00000000" w:rsidR="00000000" w:rsidRPr="00000000">
        <w:rPr>
          <w:rFonts w:ascii="Arial" w:cs="Arial" w:eastAsia="Arial" w:hAnsi="Arial"/>
          <w:rtl w:val="0"/>
        </w:rPr>
        <w:t xml:space="preserve"> approach</w:t>
      </w:r>
      <w:sdt>
        <w:sdtPr>
          <w:id w:val="-493056590"/>
          <w:tag w:val="goog_rdk_47"/>
        </w:sdtPr>
        <w:sdtContent>
          <w:ins w:author="Tatiana Pineda Portella" w:id="23" w:date="2026-09-16T14:00:10Z">
            <w:r w:rsidDel="00000000" w:rsidR="00000000" w:rsidRPr="00000000">
              <w:rPr>
                <w:rFonts w:ascii="Arial" w:cs="Arial" w:eastAsia="Arial" w:hAnsi="Arial"/>
                <w:rtl w:val="0"/>
              </w:rPr>
              <w:t xml:space="preserve">es</w:t>
            </w:r>
          </w:ins>
        </w:sdtContent>
      </w:sdt>
      <w:r w:rsidDel="00000000" w:rsidR="00000000" w:rsidRPr="00000000">
        <w:rPr>
          <w:rFonts w:ascii="Arial" w:cs="Arial" w:eastAsia="Arial" w:hAnsi="Arial"/>
          <w:rtl w:val="0"/>
        </w:rPr>
        <w:t xml:space="preserve"> by comparing results with those obtained from spatio-temporal prospective SaTScan analyses conducted on (3) naive observed </w:t>
      </w:r>
      <w:sdt>
        <w:sdtPr>
          <w:id w:val="1161915214"/>
          <w:tag w:val="goog_rdk_48"/>
        </w:sdtPr>
        <w:sdtContent>
          <w:ins w:author="Tatiana Pineda Portella" w:id="24" w:date="2026-09-16T13:55:34Z">
            <w:r w:rsidDel="00000000" w:rsidR="00000000" w:rsidRPr="00000000">
              <w:rPr>
                <w:rFonts w:ascii="Arial" w:cs="Arial" w:eastAsia="Arial" w:hAnsi="Arial"/>
                <w:rtl w:val="0"/>
              </w:rPr>
              <w:t xml:space="preserve">data </w:t>
            </w:r>
          </w:ins>
        </w:sdtContent>
      </w:sdt>
      <w:sdt>
        <w:sdtPr>
          <w:id w:val="-420248781"/>
          <w:tag w:val="goog_rdk_49"/>
        </w:sdtPr>
        <w:sdtContent>
          <w:del w:author="Tatiana Pineda Portella" w:id="24" w:date="2026-09-16T13:55:34Z">
            <w:r w:rsidDel="00000000" w:rsidR="00000000" w:rsidRPr="00000000">
              <w:rPr>
                <w:rFonts w:ascii="Arial" w:cs="Arial" w:eastAsia="Arial" w:hAnsi="Arial"/>
                <w:rtl w:val="0"/>
              </w:rPr>
              <w:delText xml:space="preserve">cases </w:delText>
            </w:r>
          </w:del>
        </w:sdtContent>
      </w:sdt>
      <w:r w:rsidDel="00000000" w:rsidR="00000000" w:rsidRPr="00000000">
        <w:rPr>
          <w:rFonts w:ascii="Arial" w:cs="Arial" w:eastAsia="Arial" w:hAnsi="Arial"/>
          <w:rtl w:val="0"/>
        </w:rPr>
        <w:t xml:space="preserve">and (4) consolidated data.</w:t>
      </w:r>
    </w:p>
    <w:p w:rsidR="00000000" w:rsidDel="00000000" w:rsidP="00000000" w:rsidRDefault="00000000" w:rsidRPr="00000000" w14:paraId="0000006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360" w:lineRule="auto"/>
        <w:jc w:val="both"/>
        <w:rPr>
          <w:rFonts w:ascii="Arial" w:cs="Arial" w:eastAsia="Arial" w:hAnsi="Arial"/>
        </w:rPr>
      </w:pPr>
      <w:r w:rsidDel="00000000" w:rsidR="00000000" w:rsidRPr="00000000">
        <w:rPr>
          <w:rFonts w:ascii="Arial" w:cs="Arial" w:eastAsia="Arial" w:hAnsi="Arial"/>
          <w:rtl w:val="0"/>
        </w:rPr>
        <w:t xml:space="preserve">We performed 34 prospective </w:t>
      </w:r>
      <w:sdt>
        <w:sdtPr>
          <w:id w:val="-783194328"/>
          <w:tag w:val="goog_rdk_50"/>
        </w:sdtPr>
        <w:sdtContent>
          <w:del w:author="Danilo SAUDE CVE" w:id="25" w:date="2026-10-02T16:51:57Z">
            <w:r w:rsidDel="00000000" w:rsidR="00000000" w:rsidRPr="00000000">
              <w:rPr>
                <w:rFonts w:ascii="Arial" w:cs="Arial" w:eastAsia="Arial" w:hAnsi="Arial"/>
                <w:rtl w:val="0"/>
              </w:rPr>
              <w:delText xml:space="preserve">forecasting </w:delText>
            </w:r>
          </w:del>
        </w:sdtContent>
      </w:sdt>
      <w:r w:rsidDel="00000000" w:rsidR="00000000" w:rsidRPr="00000000">
        <w:rPr>
          <w:rFonts w:ascii="Arial" w:cs="Arial" w:eastAsia="Arial" w:hAnsi="Arial"/>
          <w:rtl w:val="0"/>
        </w:rPr>
        <w:t xml:space="preserve">analyses and detected 297 CIRs areas with significant active clusters using median estimates, 324 using the moving average of median estimates, and 9 using observed naive data. The comparison of clusters detected by these models and with those detected using consolidated data is </w:t>
      </w:r>
      <w:sdt>
        <w:sdtPr>
          <w:id w:val="1896828025"/>
          <w:tag w:val="goog_rdk_51"/>
        </w:sdtPr>
        <w:sdtContent>
          <w:ins w:author="Danilo Pereira Mori" w:id="26" w:date="2026-09-28T19:49:22Z">
            <w:r w:rsidDel="00000000" w:rsidR="00000000" w:rsidRPr="00000000">
              <w:rPr>
                <w:rFonts w:ascii="Arial" w:cs="Arial" w:eastAsia="Arial" w:hAnsi="Arial"/>
                <w:rtl w:val="0"/>
              </w:rPr>
              <w:t xml:space="preserve">summarised </w:t>
            </w:r>
          </w:ins>
        </w:sdtContent>
      </w:sdt>
      <w:sdt>
        <w:sdtPr>
          <w:id w:val="-294928877"/>
          <w:tag w:val="goog_rdk_52"/>
        </w:sdtPr>
        <w:sdtContent>
          <w:del w:author="Danilo Pereira Mori" w:id="26" w:date="2026-09-28T19:49:22Z">
            <w:r w:rsidDel="00000000" w:rsidR="00000000" w:rsidRPr="00000000">
              <w:rPr>
                <w:rFonts w:ascii="Arial" w:cs="Arial" w:eastAsia="Arial" w:hAnsi="Arial"/>
                <w:rtl w:val="0"/>
              </w:rPr>
              <w:delText xml:space="preserve">shown</w:delText>
            </w:r>
          </w:del>
        </w:sdtContent>
      </w:sdt>
      <w:r w:rsidDel="00000000" w:rsidR="00000000" w:rsidRPr="00000000">
        <w:rPr>
          <w:rFonts w:ascii="Arial" w:cs="Arial" w:eastAsia="Arial" w:hAnsi="Arial"/>
          <w:rtl w:val="0"/>
        </w:rPr>
        <w:t xml:space="preserve"> in Table 1.</w:t>
      </w:r>
    </w:p>
    <w:p w:rsidR="00000000" w:rsidDel="00000000" w:rsidP="00000000" w:rsidRDefault="00000000" w:rsidRPr="00000000" w14:paraId="0000006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360" w:lineRule="auto"/>
        <w:jc w:val="both"/>
        <w:rPr>
          <w:rFonts w:ascii="Arial" w:cs="Arial" w:eastAsia="Arial" w:hAnsi="Arial"/>
        </w:rPr>
      </w:pPr>
      <w:sdt>
        <w:sdtPr>
          <w:id w:val="-1730085105"/>
          <w:tag w:val="goog_rdk_53"/>
        </w:sdtPr>
        <w:sdtContent>
          <w:r w:rsidDel="00000000" w:rsidR="00000000" w:rsidRPr="00000000">
            <w:rPr>
              <w:rFonts w:ascii="Arial Unicode MS" w:cs="Arial Unicode MS" w:eastAsia="Arial Unicode MS" w:hAnsi="Arial Unicode MS"/>
              <w:rtl w:val="0"/>
            </w:rPr>
            <w:t xml:space="preserve">Figure 3 illustrates the weekly number of CIRs classified as high risk (RR &gt; 1) and low risk (RR ≤ 1) based on consolidated data. Low-risk CIRs consistently outnumbered high-risk ones throughout the study period, with peaks in high-risk classifications occurring around August 2022, January 2023, and November 2023 (Figure 3A). The spatial distribution of the proportion of high-risk weeks per CIR shows that 5 CIRs were persistently classified as high risk (&gt;50% of weeks), whereas 18 CIRs were never classified as high risk (Figure 3B; Tab. S1).</w:t>
          </w:r>
        </w:sdtContent>
      </w:sdt>
    </w:p>
    <w:p w:rsidR="00000000" w:rsidDel="00000000" w:rsidP="00000000" w:rsidRDefault="00000000" w:rsidRPr="00000000" w14:paraId="00000071">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2184400"/>
            <wp:effectExtent b="0" l="0" r="0" t="0"/>
            <wp:docPr id="2141279371"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53997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360" w:lineRule="auto"/>
        <w:jc w:val="both"/>
        <w:rPr>
          <w:rFonts w:ascii="Arial" w:cs="Arial" w:eastAsia="Arial" w:hAnsi="Arial"/>
        </w:rPr>
      </w:pPr>
      <w:r w:rsidDel="00000000" w:rsidR="00000000" w:rsidRPr="00000000">
        <w:rPr>
          <w:rFonts w:ascii="Arial" w:cs="Arial" w:eastAsia="Arial" w:hAnsi="Arial"/>
          <w:b w:val="1"/>
          <w:bCs w:val="1"/>
          <w:i w:val="1"/>
          <w:iCs w:val="1"/>
          <w:sz w:val="18"/>
          <w:szCs w:val="18"/>
          <w:rtl w:val="0"/>
        </w:rPr>
        <w:t xml:space="preserve">Figure 3. SaTScan-based risk classification of CIRs in the consolidated data. </w:t>
      </w:r>
      <w:sdt>
        <w:sdtPr>
          <w:id w:val="-1493543743"/>
          <w:tag w:val="goog_rdk_54"/>
        </w:sdtPr>
        <w:sdtContent>
          <w:r w:rsidDel="00000000" w:rsidR="00000000" w:rsidRPr="00000000">
            <w:rPr>
              <w:rFonts w:ascii="Arial Unicode MS" w:cs="Arial Unicode MS" w:eastAsia="Arial Unicode MS" w:hAnsi="Arial Unicode MS"/>
              <w:i w:val="1"/>
              <w:iCs w:val="1"/>
              <w:sz w:val="18"/>
              <w:szCs w:val="18"/>
              <w:rtl w:val="0"/>
            </w:rPr>
            <w:t xml:space="preserve">(A) Weekly number of high-risk (RR &gt; 1, orange) and low-risk (RR ≤ 1, green) CIRs in the consolidated (ground truth) dataset. (B) Spatial frequency of high-risk classifications in the consolidated dataset; color intensity reflects the proportion of weeks (n = 34) each CIR was classified as high-risk.</w:t>
          </w:r>
        </w:sdtContent>
      </w:sdt>
      <w:r w:rsidDel="00000000" w:rsidR="00000000" w:rsidRPr="00000000">
        <w:rPr>
          <w:rFonts w:ascii="Arial" w:cs="Arial" w:eastAsia="Arial" w:hAnsi="Arial"/>
          <w:rtl w:val="0"/>
        </w:rPr>
        <w:t xml:space="preserve"> </w:t>
      </w:r>
    </w:p>
    <w:p w:rsidR="00000000" w:rsidDel="00000000" w:rsidP="00000000" w:rsidRDefault="00000000" w:rsidRPr="00000000" w14:paraId="00000074">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360" w:lineRule="auto"/>
        <w:jc w:val="both"/>
        <w:rPr>
          <w:rFonts w:ascii="Arial" w:cs="Arial" w:eastAsia="Arial" w:hAnsi="Arial"/>
        </w:rPr>
      </w:pPr>
      <w:r w:rsidDel="00000000" w:rsidR="00000000" w:rsidRPr="00000000">
        <w:rPr>
          <w:rFonts w:ascii="Arial" w:cs="Arial" w:eastAsia="Arial" w:hAnsi="Arial"/>
          <w:rtl w:val="0"/>
        </w:rPr>
        <w:t xml:space="preserve">W</w:t>
      </w:r>
      <w:sdt>
        <w:sdtPr>
          <w:id w:val="-1068866286"/>
          <w:tag w:val="goog_rdk_55"/>
        </w:sdtPr>
        <w:sdtContent>
          <w:commentRangeStart w:id="9"/>
        </w:sdtContent>
      </w:sdt>
      <w:r w:rsidDel="00000000" w:rsidR="00000000" w:rsidRPr="00000000">
        <w:rPr>
          <w:rFonts w:ascii="Arial" w:cs="Arial" w:eastAsia="Arial" w:hAnsi="Arial"/>
          <w:rtl w:val="0"/>
        </w:rPr>
        <w:t xml:space="preserve">elch's t-test revealed that the RR values associated with </w:t>
      </w:r>
      <w:r w:rsidDel="00000000" w:rsidR="00000000" w:rsidRPr="00000000">
        <w:rPr>
          <w:rFonts w:ascii="Arial" w:cs="Arial" w:eastAsia="Arial" w:hAnsi="Arial"/>
          <w:rtl w:val="0"/>
        </w:rPr>
        <w:t xml:space="preserve">cluster</w:t>
      </w:r>
      <w:commentRangeEnd w:id="9"/>
      <w:r w:rsidDel="00000000" w:rsidR="00000000" w:rsidRPr="00000000">
        <w:commentReference w:id="9"/>
      </w:r>
      <w:r w:rsidDel="00000000" w:rsidR="00000000" w:rsidRPr="00000000">
        <w:rPr>
          <w:rFonts w:ascii="Arial" w:cs="Arial" w:eastAsia="Arial" w:hAnsi="Arial"/>
          <w:rtl w:val="0"/>
        </w:rPr>
        <w:t xml:space="preserve">s detected by SaTScan using the MA Median data was not significantly different from that detected using the consolidated data (t = 0.85; p = 0.40). In contrast, the number of clusters detected using the Std. Median data (t = 3.13; p = 0.00) and the naive baseline data (t = 2.94; p = 0.02) was significantly smaller than that detected using the consolidated data (Table 1).</w:t>
      </w:r>
    </w:p>
    <w:p w:rsidR="00000000" w:rsidDel="00000000" w:rsidP="00000000" w:rsidRDefault="00000000" w:rsidRPr="00000000" w14:paraId="0000007D">
      <w:pPr>
        <w:spacing w:after="0" w:line="360" w:lineRule="auto"/>
        <w:jc w:val="both"/>
        <w:rPr>
          <w:rFonts w:ascii="Arial" w:cs="Arial" w:eastAsia="Arial" w:hAnsi="Arial"/>
        </w:rPr>
      </w:pPr>
      <w:r w:rsidDel="00000000" w:rsidR="00000000" w:rsidRPr="00000000">
        <w:rPr>
          <w:rtl w:val="0"/>
        </w:rPr>
      </w:r>
    </w:p>
    <w:sdt>
      <w:sdtPr>
        <w:id w:val="-1655347475"/>
        <w:tag w:val="goog_rdk_57"/>
      </w:sdtPr>
      <w:sdtContent>
        <w:p w:rsidR="00000000" w:rsidDel="00000000" w:rsidP="00000000" w:rsidRDefault="00000000" w:rsidRPr="00000000" w14:paraId="0000007E">
          <w:pPr>
            <w:spacing w:after="0" w:line="360" w:lineRule="auto"/>
            <w:jc w:val="both"/>
            <w:rPr>
              <w:ins w:author="Danilo Pereira Mori" w:id="27" w:date="2026-09-28T19:50:31Z"/>
              <w:rFonts w:ascii="Arial" w:cs="Arial" w:eastAsia="Arial" w:hAnsi="Arial"/>
            </w:rPr>
          </w:pPr>
          <w:sdt>
            <w:sdtPr>
              <w:id w:val="-489366582"/>
              <w:tag w:val="goog_rdk_58"/>
            </w:sdtPr>
            <w:sdtContent>
              <w:r w:rsidDel="00000000" w:rsidR="00000000" w:rsidRPr="00000000">
                <w:rPr>
                  <w:rFonts w:ascii="Arial Unicode MS" w:cs="Arial Unicode MS" w:eastAsia="Arial Unicode MS" w:hAnsi="Arial Unicode MS"/>
                  <w:rtl w:val="0"/>
                </w:rPr>
                <w:t xml:space="preserve">The summary of the confusion-matrix-based metrics reinforced this pattern (Table 1). The MA Median achieved the highest sensitivity (TPR = 0.57 ± 0.25) and the best overall discriminatory performance (Youden's index = 0.49 ± 0.24) among the three timely methods, followed by the Std Median (TPR = 0.44 ± 0.25; Youden = 0.36 ± 0.23), while the naive baseline showed a markedly limited ability to detect high-risk CIRs (TPR = 0.03 ± 0.10; Youden = 0.03 ± 0.10). Notably, all three methods maintained comparably low false-alarm rates (FPR ≤ 0.08), indicating that the higher sensitivity achieved by the Bayesian methods was not accompanied by a proportional increase in false positives. The positive predictive value followed the same ranking as TPR — highest for the MA Median (PPV = 0.71 ± 0.25), intermediate for the Std Median (PPV = 0.63 ± 0.30), and lowest for the naive baseline (PPV = 0.12 ± 0.33) — whereas the negative predictive value remained high and comparable across methods (NPV ≥ 0.85), consistent with the relatively low proportion of high-risk CIR-weeks in the consolidated data (Fig. 3, Tab. S1).</w:t>
              </w:r>
            </w:sdtContent>
          </w:sdt>
          <w:sdt>
            <w:sdtPr>
              <w:id w:val="-2127220629"/>
              <w:tag w:val="goog_rdk_56"/>
            </w:sdtPr>
            <w:sdtContent>
              <w:ins w:author="Danilo Pereira Mori" w:id="27" w:date="2026-09-28T19:50:31Z">
                <w:r w:rsidDel="00000000" w:rsidR="00000000" w:rsidRPr="00000000">
                  <w:rPr>
                    <w:rtl w:val="0"/>
                  </w:rPr>
                </w:r>
              </w:ins>
            </w:sdtContent>
          </w:sdt>
        </w:p>
      </w:sdtContent>
    </w:sdt>
    <w:sdt>
      <w:sdtPr>
        <w:id w:val="1163906810"/>
        <w:tag w:val="goog_rdk_60"/>
      </w:sdtPr>
      <w:sdtContent>
        <w:p w:rsidR="00000000" w:rsidDel="00000000" w:rsidP="00000000" w:rsidRDefault="00000000" w:rsidRPr="00000000" w14:paraId="0000007F">
          <w:pPr>
            <w:spacing w:after="0" w:line="360" w:lineRule="auto"/>
            <w:jc w:val="both"/>
            <w:rPr>
              <w:ins w:author="Danilo Pereira Mori" w:id="27" w:date="2026-09-28T19:50:31Z"/>
              <w:rFonts w:ascii="Arial" w:cs="Arial" w:eastAsia="Arial" w:hAnsi="Arial"/>
            </w:rPr>
          </w:pPr>
          <w:sdt>
            <w:sdtPr>
              <w:id w:val="-860143808"/>
              <w:tag w:val="goog_rdk_59"/>
            </w:sdtPr>
            <w:sdtContent>
              <w:ins w:author="Danilo Pereira Mori" w:id="27" w:date="2026-09-28T19:50:31Z">
                <w:r w:rsidDel="00000000" w:rsidR="00000000" w:rsidRPr="00000000">
                  <w:rPr>
                    <w:rtl w:val="0"/>
                  </w:rPr>
                </w:r>
              </w:ins>
            </w:sdtContent>
          </w:sdt>
        </w:p>
      </w:sdtContent>
    </w:sdt>
    <w:sdt>
      <w:sdtPr>
        <w:id w:val="-1438375780"/>
        <w:tag w:val="goog_rdk_62"/>
      </w:sdtPr>
      <w:sdtContent>
        <w:p w:rsidR="00000000" w:rsidDel="00000000" w:rsidP="00000000" w:rsidRDefault="00000000" w:rsidRPr="00000000" w14:paraId="00000080">
          <w:pPr>
            <w:spacing w:after="0" w:line="360" w:lineRule="auto"/>
            <w:jc w:val="both"/>
            <w:rPr>
              <w:ins w:author="Danilo Pereira Mori" w:id="27" w:date="2026-09-28T19:50:31Z"/>
              <w:rFonts w:ascii="Arial" w:cs="Arial" w:eastAsia="Arial" w:hAnsi="Arial"/>
            </w:rPr>
          </w:pPr>
          <w:sdt>
            <w:sdtPr>
              <w:id w:val="-528716389"/>
              <w:tag w:val="goog_rdk_61"/>
            </w:sdtPr>
            <w:sdtContent>
              <w:ins w:author="Danilo Pereira Mori" w:id="27" w:date="2026-09-28T19:50:31Z">
                <w:r w:rsidDel="00000000" w:rsidR="00000000" w:rsidRPr="00000000">
                  <w:rPr>
                    <w:rtl w:val="0"/>
                  </w:rPr>
                </w:r>
              </w:ins>
            </w:sdtContent>
          </w:sdt>
        </w:p>
      </w:sdtContent>
    </w:sdt>
    <w:sdt>
      <w:sdtPr>
        <w:id w:val="-887965463"/>
        <w:tag w:val="goog_rdk_64"/>
      </w:sdtPr>
      <w:sdtContent>
        <w:p w:rsidR="00000000" w:rsidDel="00000000" w:rsidP="00000000" w:rsidRDefault="00000000" w:rsidRPr="00000000" w14:paraId="00000081">
          <w:pPr>
            <w:spacing w:after="0" w:line="360" w:lineRule="auto"/>
            <w:jc w:val="both"/>
            <w:rPr>
              <w:ins w:author="Danilo Pereira Mori" w:id="27" w:date="2026-09-28T19:50:31Z"/>
              <w:rFonts w:ascii="Arial" w:cs="Arial" w:eastAsia="Arial" w:hAnsi="Arial"/>
            </w:rPr>
          </w:pPr>
          <w:sdt>
            <w:sdtPr>
              <w:id w:val="-1441478431"/>
              <w:tag w:val="goog_rdk_63"/>
            </w:sdtPr>
            <w:sdtContent>
              <w:ins w:author="Danilo Pereira Mori" w:id="27" w:date="2026-09-28T19:50:31Z">
                <w:r w:rsidDel="00000000" w:rsidR="00000000" w:rsidRPr="00000000">
                  <w:rPr>
                    <w:rFonts w:ascii="Arial" w:cs="Arial" w:eastAsia="Arial" w:hAnsi="Arial"/>
                    <w:rtl w:val="0"/>
                  </w:rPr>
                  <w:t xml:space="preserve">&lt;!-- trecho sobre a análise Boolean --&gt;</w:t>
                </w:r>
              </w:ins>
            </w:sdtContent>
          </w:sdt>
        </w:p>
      </w:sdtContent>
    </w:sdt>
    <w:sdt>
      <w:sdtPr>
        <w:id w:val="-731901389"/>
        <w:tag w:val="goog_rdk_66"/>
      </w:sdtPr>
      <w:sdtContent>
        <w:p w:rsidR="00000000" w:rsidDel="00000000" w:rsidP="00000000" w:rsidRDefault="00000000" w:rsidRPr="00000000" w14:paraId="00000082">
          <w:pPr>
            <w:spacing w:after="0" w:line="360" w:lineRule="auto"/>
            <w:jc w:val="both"/>
            <w:rPr>
              <w:ins w:author="Danilo Pereira Mori" w:id="27" w:date="2026-09-28T19:50:31Z"/>
              <w:rFonts w:ascii="Arial" w:cs="Arial" w:eastAsia="Arial" w:hAnsi="Arial"/>
            </w:rPr>
          </w:pPr>
          <w:sdt>
            <w:sdtPr>
              <w:id w:val="171231746"/>
              <w:tag w:val="goog_rdk_65"/>
            </w:sdtPr>
            <w:sdtContent>
              <w:ins w:author="Danilo Pereira Mori" w:id="27" w:date="2026-09-28T19:50:31Z">
                <w:r w:rsidDel="00000000" w:rsidR="00000000" w:rsidRPr="00000000">
                  <w:rPr>
                    <w:rtl w:val="0"/>
                  </w:rPr>
                </w:r>
              </w:ins>
            </w:sdtContent>
          </w:sdt>
        </w:p>
      </w:sdtContent>
    </w:sdt>
    <w:p w:rsidR="00000000" w:rsidDel="00000000" w:rsidP="00000000" w:rsidRDefault="00000000" w:rsidRPr="00000000" w14:paraId="00000083">
      <w:pPr>
        <w:spacing w:after="0" w:line="360" w:lineRule="auto"/>
        <w:jc w:val="both"/>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4">
      <w:pPr>
        <w:spacing w:after="0" w:line="360" w:lineRule="auto"/>
        <w:jc w:val="both"/>
        <w:rPr>
          <w:rFonts w:ascii="Arial" w:cs="Arial" w:eastAsia="Arial" w:hAnsi="Arial"/>
        </w:rPr>
      </w:pPr>
      <w:r w:rsidDel="00000000" w:rsidR="00000000" w:rsidRPr="00000000">
        <w:rPr>
          <w:rFonts w:ascii="Arial" w:cs="Arial" w:eastAsia="Arial" w:hAnsi="Arial"/>
          <w:rtl w:val="0"/>
        </w:rPr>
        <w:t xml:space="preserve">Figures 5 highlight prospective spatio-temporal variability, with superior performance observed in the B</w:t>
      </w:r>
      <w:sdt>
        <w:sdtPr>
          <w:id w:val="-345038410"/>
          <w:tag w:val="goog_rdk_67"/>
        </w:sdtPr>
        <w:sdtContent>
          <w:commentRangeStart w:id="10"/>
        </w:sdtContent>
      </w:sdt>
      <w:sdt>
        <w:sdtPr>
          <w:id w:val="320774645"/>
          <w:tag w:val="goog_rdk_68"/>
        </w:sdtPr>
        <w:sdtContent>
          <w:commentRangeStart w:id="11"/>
        </w:sdtContent>
      </w:sdt>
      <w:r w:rsidDel="00000000" w:rsidR="00000000" w:rsidRPr="00000000">
        <w:rPr>
          <w:rFonts w:ascii="Arial" w:cs="Arial" w:eastAsia="Arial" w:hAnsi="Arial"/>
          <w:rtl w:val="0"/>
        </w:rPr>
        <w:t xml:space="preserve">oolean overlay analysis.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  The best- and worst-performing scenarios were further compared by assessing spatial agreement based on coincident cluster areas, with the former capturing broader clusters in high-risk areas. </w:t>
      </w:r>
      <w:sdt>
        <w:sdtPr>
          <w:id w:val="1097378992"/>
          <w:tag w:val="goog_rdk_69"/>
        </w:sdtPr>
        <w:sdtContent>
          <w:commentRangeStart w:id="12"/>
        </w:sdtContent>
      </w:sdt>
      <w:r w:rsidDel="00000000" w:rsidR="00000000" w:rsidRPr="00000000">
        <w:rPr>
          <w:rFonts w:ascii="Arial" w:cs="Arial" w:eastAsia="Arial" w:hAnsi="Arial"/>
          <w:rtl w:val="0"/>
        </w:rPr>
        <w:t xml:space="preserve">The moving median adjustment produced cluster patterns more consistent with consolidated cases than those derived from observed da</w:t>
      </w:r>
      <w:commentRangeEnd w:id="12"/>
      <w:r w:rsidDel="00000000" w:rsidR="00000000" w:rsidRPr="00000000">
        <w:commentReference w:id="12"/>
      </w:r>
      <w:r w:rsidDel="00000000" w:rsidR="00000000" w:rsidRPr="00000000">
        <w:rPr>
          <w:rFonts w:ascii="Arial" w:cs="Arial" w:eastAsia="Arial" w:hAnsi="Arial"/>
          <w:rtl w:val="0"/>
        </w:rPr>
        <w:t xml:space="preserve">ta</w:t>
      </w:r>
      <w:sdt>
        <w:sdtPr>
          <w:id w:val="284091956"/>
          <w:tag w:val="goog_rdk_70"/>
        </w:sdtPr>
        <w:sdtContent>
          <w:ins w:author="Raquel Gardini Sanches Palasio" w:id="28" w:date="2026-09-16T18:54:46Z">
            <w:r w:rsidDel="00000000" w:rsidR="00000000" w:rsidRPr="00000000">
              <w:rPr>
                <w:rFonts w:ascii="Arial" w:cs="Arial" w:eastAsia="Arial" w:hAnsi="Arial"/>
                <w:rtl w:val="0"/>
              </w:rPr>
              <w:t xml:space="preserve"> (Figure 5 and </w:t>
            </w:r>
          </w:ins>
          <w:sdt>
            <w:sdtPr>
              <w:id w:val="-404876147"/>
              <w:tag w:val="goog_rdk_71"/>
            </w:sdtPr>
            <w:sdtContent>
              <w:ins w:author="Raquel Gardini Sanches Palasio" w:id="28" w:date="2026-09-16T18:54:46Z">
                <w:r w:rsidDel="00000000" w:rsidR="00000000" w:rsidRPr="00000000">
                  <w:rPr>
                    <w:rFonts w:ascii="Arial" w:cs="Arial" w:eastAsia="Arial" w:hAnsi="Arial"/>
                    <w:rtl w:val="0"/>
                    <w:rPrChange w:author="Raquel Gardini Sanches Palasio" w:id="29" w:date="2026-09-16T18:54:46Z">
                      <w:rPr>
                        <w:rFonts w:ascii="Arial" w:cs="Arial" w:eastAsia="Arial" w:hAnsi="Arial"/>
                      </w:rPr>
                    </w:rPrChange>
                  </w:rPr>
                  <w:t xml:space="preserve">Supplementary Figure S3</w:t>
                </w:r>
              </w:ins>
            </w:sdtContent>
          </w:sdt>
          <w:ins w:author="Raquel Gardini Sanches Palasio" w:id="28" w:date="2026-09-16T18:54:46Z">
            <w:r w:rsidDel="00000000" w:rsidR="00000000" w:rsidRPr="00000000">
              <w:rPr>
                <w:rFonts w:ascii="Arial" w:cs="Arial" w:eastAsia="Arial" w:hAnsi="Arial"/>
                <w:rtl w:val="0"/>
              </w:rPr>
              <w:t xml:space="preserve">)</w:t>
            </w:r>
          </w:ins>
        </w:sdtContent>
      </w:sdt>
      <w:r w:rsidDel="00000000" w:rsidR="00000000" w:rsidRPr="00000000">
        <w:rPr>
          <w:rFonts w:ascii="Arial" w:cs="Arial" w:eastAsia="Arial" w:hAnsi="Arial"/>
          <w:rtl w:val="0"/>
        </w:rPr>
        <w:t xml:space="preserve">. This approach reduced spatial noise and fragmentation, resulting in more stable and epidemiologically coherent clusters. In contrast, observed naive data showed greater variability and dispersion, suggesting the presence of short-term fluctuations. These findings indicate that smoothing approaches improve the reliability of prospective cluster detection while maintaining sensitivity to high-risk areas. Supplementary Figures S3 and S4 present the remaining scenarios from the prospective spatio-temporal analysis. </w:t>
      </w:r>
    </w:p>
    <w:p w:rsidR="00000000" w:rsidDel="00000000" w:rsidP="00000000" w:rsidRDefault="00000000" w:rsidRPr="00000000" w14:paraId="0000008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spacing w:after="240" w:before="240" w:line="36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T</w:t>
      </w:r>
      <w:r w:rsidDel="00000000" w:rsidR="00000000" w:rsidRPr="00000000">
        <w:rPr>
          <w:rFonts w:ascii="Arial" w:cs="Arial" w:eastAsia="Arial" w:hAnsi="Arial"/>
          <w:b w:val="1"/>
          <w:bCs w:val="1"/>
          <w:i w:val="1"/>
          <w:iCs w:val="1"/>
          <w:color w:val="980000"/>
          <w:sz w:val="18"/>
          <w:szCs w:val="18"/>
          <w:rtl w:val="0"/>
        </w:rPr>
        <w:t xml:space="preserve">able 1.</w:t>
      </w:r>
      <w:r w:rsidDel="00000000" w:rsidR="00000000" w:rsidRPr="00000000">
        <w:rPr>
          <w:rFonts w:ascii="Arial" w:cs="Arial" w:eastAsia="Arial" w:hAnsi="Arial"/>
          <w:i w:val="1"/>
          <w:iCs w:val="1"/>
          <w:color w:val="980000"/>
          <w:sz w:val="18"/>
          <w:szCs w:val="18"/>
          <w:rtl w:val="0"/>
        </w:rPr>
        <w:t xml:space="preserve"> Summary of performance metrics for SARI outbreak detection using prospective spatio-temporal SaTScan analysis on different datasets. Median and standard deviation of performance metrics are reported separately for the Standard Median data (Std Median), the Moving Average median data (MA Median), both derived from the median of the nowcast and forecast Bayesian predictions, and the naive baseline data. The t-test column reports the mean t-statistic (p-value). Metrics include: True Positive Rate (TPR), False Positive Rate (FPR), </w:t>
      </w:r>
      <w:r w:rsidDel="00000000" w:rsidR="00000000" w:rsidRPr="00000000">
        <w:rPr>
          <w:rFonts w:ascii="Arial" w:cs="Arial" w:eastAsia="Arial" w:hAnsi="Arial"/>
          <w:i w:val="1"/>
          <w:iCs w:val="1"/>
          <w:sz w:val="18"/>
          <w:szCs w:val="18"/>
          <w:rtl w:val="0"/>
        </w:rPr>
        <w:t xml:space="preserve">Positive Predictive Value (PPV), Negative Predictive Value (NPV), and Youden's Index. Higher values indicate better performance for all metrics except FPR, where lower values are desirable.</w:t>
      </w:r>
    </w:p>
    <w:tbl>
      <w:tblPr>
        <w:tblStyle w:val="Table1"/>
        <w:tblW w:w="7255.9476836053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5835800879024"/>
        <w:gridCol w:w="975.107593844193"/>
        <w:gridCol w:w="975.107593844193"/>
        <w:gridCol w:w="975.107593844193"/>
        <w:gridCol w:w="975.107593844193"/>
        <w:gridCol w:w="975.107593844193"/>
        <w:gridCol w:w="1089.826134296451"/>
        <w:tblGridChange w:id="0">
          <w:tblGrid>
            <w:gridCol w:w="1290.5835800879024"/>
            <w:gridCol w:w="975.107593844193"/>
            <w:gridCol w:w="975.107593844193"/>
            <w:gridCol w:w="975.107593844193"/>
            <w:gridCol w:w="975.107593844193"/>
            <w:gridCol w:w="975.107593844193"/>
            <w:gridCol w:w="1089.826134296451"/>
          </w:tblGrid>
        </w:tblGridChange>
      </w:tblGrid>
      <w:tr>
        <w:trPr>
          <w:cantSplit w:val="0"/>
          <w:trHeight w:val="495" w:hRule="atLeast"/>
          <w:tblHeader w:val="0"/>
        </w:trPr>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Method</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t-test</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Youden</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3.13 (0.00)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 (0.25)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0.08 (0.11)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0.63 (0.30)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 (0.07)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 (0.23)</w:t>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 (0.40)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0.57 (0.25)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0.08 (0.11)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0.71 (0.25)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 (0.06)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0.49 (0.24)</w:t>
            </w:r>
          </w:p>
        </w:tc>
      </w:tr>
      <w:tr>
        <w:trPr>
          <w:cantSplit w:val="0"/>
          <w:trHeight w:val="750" w:hRule="atLeast"/>
          <w:tblHeader w:val="0"/>
        </w:trPr>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Naive baseline</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2.94 (0.02)</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0.03 (0.10)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 (0.00)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0.12 (0.33)</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 (0.08)</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00" w:before="100" w:line="360" w:lineRule="auto"/>
              <w:ind w:left="100" w:right="10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0.03 (0.10)</w:t>
            </w:r>
          </w:p>
        </w:tc>
      </w:tr>
    </w:tbl>
    <w:p w:rsidR="00000000" w:rsidDel="00000000" w:rsidP="00000000" w:rsidRDefault="00000000" w:rsidRPr="00000000" w14:paraId="000000A3">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after="0" w:line="360" w:lineRule="auto"/>
        <w:jc w:val="both"/>
        <w:rPr>
          <w:rFonts w:ascii="Arial" w:cs="Arial" w:eastAsia="Arial" w:hAnsi="Arial"/>
        </w:rPr>
      </w:pPr>
      <w:r w:rsidDel="00000000" w:rsidR="00000000" w:rsidRPr="00000000">
        <w:rPr>
          <w:rFonts w:ascii="Arial" w:cs="Arial" w:eastAsia="Arial" w:hAnsi="Arial"/>
          <w:rtl w:val="0"/>
        </w:rPr>
        <w:t xml:space="preserve">Figure 4 details the temporal and spatial patterns underlying these aggregate metrics showed in table 1. </w:t>
      </w:r>
    </w:p>
    <w:p w:rsidR="00000000" w:rsidDel="00000000" w:rsidP="00000000" w:rsidRDefault="00000000" w:rsidRPr="00000000" w14:paraId="000000A5">
      <w:pPr>
        <w:spacing w:after="0" w:line="360" w:lineRule="auto"/>
        <w:jc w:val="both"/>
        <w:rPr>
          <w:rFonts w:ascii="Arial" w:cs="Arial" w:eastAsia="Arial" w:hAnsi="Arial"/>
        </w:rPr>
      </w:pPr>
      <w:r w:rsidDel="00000000" w:rsidR="00000000" w:rsidRPr="00000000">
        <w:rPr>
          <w:rFonts w:ascii="Arial" w:cs="Arial" w:eastAsia="Arial" w:hAnsi="Arial"/>
          <w:rtl w:val="0"/>
        </w:rPr>
        <w:t xml:space="preserve">Panels D and F show the weekly TPR and FPR, respectively, for the three timely methods. The Std Median and MA Median tracked each other closely for most of the study period (TPR generally between 40% and 90%), with a marked reduction in sensitivity between August and October 2022 (TPR as low as 15–30%) — coinciding with the period of comparatively lower nowcasting/forecasting accuracy identified in Figure 2 — and their best and most stable performance (TPR up to 100%) between November 2022 and February 2023, mirroring the period of highest predictive accuracy reported above. From mid-2023 onward, TPR became more variable for both methods, oscillating between approximately 10% and 65%. FPR remained low (generally below 10%) for all methods across most weeks, with an isolated spike for the Std Median (~40%) around January 2023. The naive baseline showed near-zero TPR and FPR for virtually the entire period, with two isolated TPR peaks (~17% in mid-2022 and ~50% in early 2023) that stand out against its otherwise consistently poor sensitivity.</w:t>
      </w:r>
    </w:p>
    <w:p w:rsidR="00000000" w:rsidDel="00000000" w:rsidP="00000000" w:rsidRDefault="00000000" w:rsidRPr="00000000" w14:paraId="000000A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7">
      <w:pPr>
        <w:spacing w:after="0" w:line="360" w:lineRule="auto"/>
        <w:jc w:val="both"/>
        <w:rPr>
          <w:rFonts w:ascii="Arial" w:cs="Arial" w:eastAsia="Arial" w:hAnsi="Arial"/>
        </w:rPr>
      </w:pPr>
      <w:sdt>
        <w:sdtPr>
          <w:id w:val="1896343275"/>
          <w:tag w:val="goog_rdk_72"/>
        </w:sdtPr>
        <w:sdtContent>
          <w:r w:rsidDel="00000000" w:rsidR="00000000" w:rsidRPr="00000000">
            <w:rPr>
              <w:rFonts w:ascii="Arial Unicode MS" w:cs="Arial Unicode MS" w:eastAsia="Arial Unicode MS" w:hAnsi="Arial Unicode MS"/>
              <w:rtl w:val="0"/>
            </w:rPr>
            <w:t xml:space="preserve">Panels E and G map the spatial distribution of TPR and FPR for each method. The naive baseline showed uniformly low TPR and FPR across nearly all CIRs, reflecting its near-complete inability to spatially reproduce the consolidated classification. In contrast, the Std Median and MA Median displayed marked spatial heterogeneity in TPR, with the highest sensitivity (TPR ≥ 75%) concentrated in the same cluster of north-central CIRs most frequently classified as high risk in the consolidated data (Panel B), while most CIRs in the southern and coastal portions of the state showed comparatively low TPR; the MA Median showed a somewhat broader spatial extent of moderate-to-high TPR than the Std Median, consistent with its higher aggregate TPR in Table 1. FPR maps for both Bayesian methods were predominantly low across the state, with one notable exception: a single CIR in the central region showed a markedly elevated FPR for both methods.</w:t>
          </w:r>
        </w:sdtContent>
      </w:sdt>
    </w:p>
    <w:p w:rsidR="00000000" w:rsidDel="00000000" w:rsidP="00000000" w:rsidRDefault="00000000" w:rsidRPr="00000000" w14:paraId="000000A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after="0" w:line="360" w:lineRule="auto"/>
        <w:jc w:val="both"/>
        <w:rPr/>
      </w:pPr>
      <w:r w:rsidDel="00000000" w:rsidR="00000000" w:rsidRPr="00000000">
        <w:rPr>
          <w:rtl w:val="0"/>
        </w:rPr>
      </w:r>
    </w:p>
    <w:p w:rsidR="00000000" w:rsidDel="00000000" w:rsidP="00000000" w:rsidRDefault="00000000" w:rsidRPr="00000000" w14:paraId="000000AA">
      <w:pPr>
        <w:spacing w:after="0" w:line="360" w:lineRule="auto"/>
        <w:jc w:val="both"/>
        <w:rPr/>
      </w:pPr>
      <w:r w:rsidDel="00000000" w:rsidR="00000000" w:rsidRPr="00000000">
        <w:rPr>
          <w:rtl w:val="0"/>
        </w:rPr>
      </w:r>
    </w:p>
    <w:p w:rsidR="00000000" w:rsidDel="00000000" w:rsidP="00000000" w:rsidRDefault="00000000" w:rsidRPr="00000000" w14:paraId="000000AB">
      <w:pPr>
        <w:spacing w:after="0" w:line="360" w:lineRule="auto"/>
        <w:jc w:val="both"/>
        <w:rPr>
          <w:highlight w:val="yellow"/>
        </w:rPr>
      </w:pPr>
      <w:r w:rsidDel="00000000" w:rsidR="00000000" w:rsidRPr="00000000">
        <w:rPr>
          <w:highlight w:val="yellow"/>
          <w:rtl w:val="0"/>
        </w:rPr>
        <w:t xml:space="preserve">Resultado análise Danilo</w:t>
      </w:r>
    </w:p>
    <w:p w:rsidR="00000000" w:rsidDel="00000000" w:rsidP="00000000" w:rsidRDefault="00000000" w:rsidRPr="00000000" w14:paraId="000000A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These findings underscore the value of integrating statistical and spatial analyses to enhance outbreak detection and understand SARI transmission dynamics.</w:t>
      </w:r>
    </w:p>
    <w:p w:rsidR="00000000" w:rsidDel="00000000" w:rsidP="00000000" w:rsidRDefault="00000000" w:rsidRPr="00000000" w14:paraId="000000AF">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spacing w:after="240" w:before="240" w:line="360" w:lineRule="auto"/>
        <w:jc w:val="both"/>
        <w:rPr>
          <w:rFonts w:ascii="Arial" w:cs="Arial" w:eastAsia="Arial" w:hAnsi="Arial"/>
        </w:rPr>
      </w:pPr>
      <w:sdt>
        <w:sdtPr>
          <w:id w:val="-2136566540"/>
          <w:tag w:val="goog_rdk_74"/>
        </w:sdtPr>
        <w:sdtContent>
          <w:ins w:author="Raquel Gardini Sanches Palasio" w:id="30" w:date="2026-09-16T21:00:24Z">
            <w:r w:rsidDel="00000000" w:rsidR="00000000" w:rsidRPr="00000000">
              <w:rPr>
                <w:rFonts w:ascii="Arial" w:cs="Arial" w:eastAsia="Arial" w:hAnsi="Arial"/>
              </w:rPr>
              <w:drawing>
                <wp:inline distB="114300" distT="114300" distL="114300" distR="114300">
                  <wp:extent cx="5399730" cy="1955800"/>
                  <wp:effectExtent b="0" l="0" r="0" t="0"/>
                  <wp:docPr id="2141279410" name="image89.jpg"/>
                  <a:graphic>
                    <a:graphicData uri="http://schemas.openxmlformats.org/drawingml/2006/picture">
                      <pic:pic>
                        <pic:nvPicPr>
                          <pic:cNvPr id="0" name="image89.jpg"/>
                          <pic:cNvPicPr preferRelativeResize="0"/>
                        </pic:nvPicPr>
                        <pic:blipFill>
                          <a:blip r:embed="rId15"/>
                          <a:srcRect b="0" l="0" r="0" t="0"/>
                          <a:stretch>
                            <a:fillRect/>
                          </a:stretch>
                        </pic:blipFill>
                        <pic:spPr>
                          <a:xfrm>
                            <a:off x="0" y="0"/>
                            <a:ext cx="5399730" cy="1955800"/>
                          </a:xfrm>
                          <a:prstGeom prst="rect"/>
                          <a:ln/>
                        </pic:spPr>
                      </pic:pic>
                    </a:graphicData>
                  </a:graphic>
                </wp:inline>
              </w:drawing>
            </w:r>
          </w:ins>
        </w:sdtContent>
      </w:sdt>
      <w:r w:rsidDel="00000000" w:rsidR="00000000" w:rsidRPr="00000000">
        <w:rPr>
          <w:rtl w:val="0"/>
        </w:rPr>
      </w:r>
    </w:p>
    <w:sdt>
      <w:sdtPr>
        <w:id w:val="1790384824"/>
        <w:tag w:val="goog_rdk_76"/>
      </w:sdtPr>
      <w:sdtContent>
        <w:p w:rsidR="00000000" w:rsidDel="00000000" w:rsidP="00000000" w:rsidRDefault="00000000" w:rsidRPr="00000000" w14:paraId="000000B1">
          <w:pPr>
            <w:jc w:val="both"/>
            <w:rPr>
              <w:del w:author="Tatiana Pineda Portella" w:id="31" w:date="2026-09-16T17:41:49Z"/>
              <w:rFonts w:ascii="Arial" w:cs="Arial" w:eastAsia="Arial" w:hAnsi="Arial"/>
            </w:rPr>
          </w:pPr>
          <w:r w:rsidDel="00000000" w:rsidR="00000000" w:rsidRPr="00000000">
            <w:rPr>
              <w:rFonts w:ascii="Arial" w:cs="Arial" w:eastAsia="Arial" w:hAnsi="Arial"/>
              <w:b w:val="1"/>
              <w:bCs w:val="1"/>
              <w:highlight w:val="yellow"/>
              <w:rtl w:val="0"/>
            </w:rPr>
            <w:t xml:space="preserve">Figura 5.</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rtl w:val="0"/>
            </w:rPr>
            <w:t xml:space="preserve">Prospective spatial-temporal distribution of significant clusters (p &lt; 0.05) for the best-performing (A) and worst-performing (B) scenarios identified in the Boolean overlay analysis, with spatial agreement assessed by identifying coincident cluster areas (SARI). Relative risk (RR) clusters were derived from consolidated data, </w:t>
          </w:r>
          <w:r w:rsidDel="00000000" w:rsidR="00000000" w:rsidRPr="00000000">
            <w:rPr>
              <w:rFonts w:ascii="Arial" w:cs="Arial" w:eastAsia="Arial" w:hAnsi="Arial"/>
              <w:rtl w:val="0"/>
            </w:rPr>
            <w:t xml:space="preserve">s</w:t>
          </w:r>
          <w:r w:rsidDel="00000000" w:rsidR="00000000" w:rsidRPr="00000000">
            <w:rPr>
              <w:rFonts w:ascii="Arial" w:cs="Arial" w:eastAsia="Arial" w:hAnsi="Arial"/>
              <w:highlight w:val="yellow"/>
              <w:rtl w:val="0"/>
            </w:rPr>
            <w:t xml:space="preserve">tandard Median (Std Median)</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moving-average median (MA Median)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and naive baseline in São Paulo. Supplementary Figures S3 and S4 present the remaining scenarios from the prospective spatial-temporal analysis</w:t>
          </w:r>
          <w:sdt>
            <w:sdtPr>
              <w:id w:val="1469113749"/>
              <w:tag w:val="goog_rdk_75"/>
            </w:sdtPr>
            <w:sdtContent>
              <w:del w:author="Tatiana Pineda Portella" w:id="31" w:date="2026-09-16T17:41:49Z">
                <w:r w:rsidDel="00000000" w:rsidR="00000000" w:rsidRPr="00000000">
                  <w:rPr>
                    <w:rFonts w:ascii="Arial" w:cs="Arial" w:eastAsia="Arial" w:hAnsi="Arial"/>
                    <w:rtl w:val="0"/>
                  </w:rPr>
                  <w:delText xml:space="preserve">, including superior and moving superior approaches.</w:delText>
                </w:r>
              </w:del>
            </w:sdtContent>
          </w:sdt>
        </w:p>
      </w:sdtContent>
    </w:sdt>
    <w:sdt>
      <w:sdtPr>
        <w:id w:val="-1221954434"/>
        <w:tag w:val="goog_rdk_77"/>
      </w:sdtPr>
      <w:sdtContent>
        <w:p w:rsidR="00000000" w:rsidDel="00000000" w:rsidP="00000000" w:rsidRDefault="00000000" w:rsidRPr="00000000" w14:paraId="000000B2">
          <w:pPr>
            <w:jc w:val="both"/>
            <w:rPr>
              <w:rFonts w:ascii="Arial" w:cs="Arial" w:eastAsia="Arial" w:hAnsi="Arial"/>
              <w:b w:val="1"/>
              <w:bCs w:val="1"/>
            </w:rPr>
            <w:pPrChange w:author="Tatiana Pineda Portella" w:id="0" w:date="2026-09-16T17:41:49Z">
              <w:pPr>
                <w:spacing w:after="240" w:before="240" w:line="360" w:lineRule="auto"/>
                <w:jc w:val="both"/>
              </w:pPr>
            </w:pPrChange>
          </w:pPr>
          <w:r w:rsidDel="00000000" w:rsidR="00000000" w:rsidRPr="00000000">
            <w:rPr>
              <w:rtl w:val="0"/>
            </w:rPr>
          </w:r>
        </w:p>
      </w:sdtContent>
    </w:sdt>
    <w:p w:rsidR="00000000" w:rsidDel="00000000" w:rsidP="00000000" w:rsidRDefault="00000000" w:rsidRPr="00000000" w14:paraId="000000B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5486400"/>
            <wp:effectExtent b="0" l="0" r="0" t="0"/>
            <wp:docPr id="2141279370"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39973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Figure 3. SaTScan-based risk classification of CIRs: comparison of consolidated and predicted data. </w:t>
      </w:r>
      <w:sdt>
        <w:sdtPr>
          <w:id w:val="-297044378"/>
          <w:tag w:val="goog_rdk_78"/>
        </w:sdtPr>
        <w:sdtContent>
          <w:r w:rsidDel="00000000" w:rsidR="00000000" w:rsidRPr="00000000">
            <w:rPr>
              <w:rFonts w:ascii="Arial Unicode MS" w:cs="Arial Unicode MS" w:eastAsia="Arial Unicode MS" w:hAnsi="Arial Unicode MS"/>
              <w:rtl w:val="0"/>
            </w:rPr>
            <w:t xml:space="preserve">(A) Weekly number of high-risk (RR &gt; 1, orange) and low-risk (RR ≤ 1, green) CIRs in the consolidated (ground truth) dataset. (B) Spatial frequency of high-risk (top) and low-risk (bottom) classifications in the consolidated dataset; color intensity reflects the proportion of weeks (n = 34) each CIR was classified in each category. (C) Weekly true positive rate (TPR) for the naive baseline (black), standard median Bayesian prediction (red), and moving-average median Bayesian prediction (blue). (D) Spatial distribution of TPR for the standard median, moving-average median, and naive baseline. (E) Weekly false positive rate (FPR) for the same three methods. (F) Spatial distribution of FPR for the standard median, moving-average median, and naive baseline.</w:t>
          </w:r>
        </w:sdtContent>
      </w:sdt>
    </w:p>
    <w:p w:rsidR="00000000" w:rsidDel="00000000" w:rsidP="00000000" w:rsidRDefault="00000000" w:rsidRPr="00000000" w14:paraId="000000B5">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6">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467100"/>
            <wp:effectExtent b="0" l="0" r="0" t="0"/>
            <wp:docPr id="214127933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360" w:lineRule="auto"/>
        <w:jc w:val="both"/>
        <w:rPr>
          <w:rFonts w:ascii="Arial" w:cs="Arial" w:eastAsia="Arial" w:hAnsi="Arial"/>
        </w:rPr>
      </w:pPr>
      <w:sdt>
        <w:sdtPr>
          <w:id w:val="1480840776"/>
          <w:tag w:val="goog_rdk_79"/>
        </w:sdtPr>
        <w:sdtContent>
          <w:commentRangeStart w:id="13"/>
        </w:sdtContent>
      </w:sdt>
      <w:sdt>
        <w:sdtPr>
          <w:id w:val="-1979955050"/>
          <w:tag w:val="goog_rdk_80"/>
        </w:sdtPr>
        <w:sdtContent>
          <w:commentRangeStart w:id="14"/>
        </w:sdtContent>
      </w:sdt>
      <w:r w:rsidDel="00000000" w:rsidR="00000000" w:rsidRPr="00000000">
        <w:rPr>
          <w:rFonts w:ascii="Arial" w:cs="Arial" w:eastAsia="Arial" w:hAnsi="Arial"/>
          <w:b w:val="1"/>
          <w:bCs w:val="1"/>
          <w:rtl w:val="0"/>
        </w:rPr>
        <w:t xml:space="preserve">Figure</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b w:val="1"/>
          <w:bCs w:val="1"/>
          <w:rtl w:val="0"/>
        </w:rPr>
        <w:t xml:space="preserve"> 4. </w:t>
      </w:r>
      <w:sdt>
        <w:sdtPr>
          <w:id w:val="53191101"/>
          <w:tag w:val="goog_rdk_81"/>
        </w:sdtPr>
        <w:sdtContent>
          <w:r w:rsidDel="00000000" w:rsidR="00000000" w:rsidRPr="00000000">
            <w:rPr>
              <w:rFonts w:ascii="Arial Unicode MS" w:cs="Arial Unicode MS" w:eastAsia="Arial Unicode MS" w:hAnsi="Arial Unicode MS"/>
              <w:rtl w:val="0"/>
            </w:rPr>
            <w:t xml:space="preserve">Correlation between model performance metrics and SaTScan-based classification metrics for Standard Median and Moving-Average Median approaches. Spearman correlation coefficients (displayed within ellipses) between prediction quality/uncertainty metrics (y-axis: Weighted Interval Score – WIS, Spread, Underprediction, Overprediction, 50% Prediction Interval Width – Pred. Int. 50%, 95% Prediction Interval Width – Pred. Int. 95%, and Mean Absolute Error – MAE) and risk classification metrics (x-axis: True Positive Rate – TPR, False Positive Rate – FPR, Positive Predictive Value – PPV, Negative Predictive Value – NPV, and Youden’s Index). Results are presented for two median estimation approaches: Std Median (left) and MA Median (right). Ellipse orientation and color indicate correlation sign and magnitude (blue = positive, red/orange = negative). Correlation coefficients displayed in black text are statistically significant (p &lt; 0.05), whereas coefficients in white text are not (p ≥ 0.05). Correlations were calculated across epidemiological weeks, aggregating all CIRs for each week to reflect the spatial structure of the SaTScan classification context. </w:t>
          </w:r>
        </w:sdtContent>
      </w:sdt>
    </w:p>
    <w:p w:rsidR="00000000" w:rsidDel="00000000" w:rsidP="00000000" w:rsidRDefault="00000000" w:rsidRPr="00000000" w14:paraId="000000B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Discussion</w:t>
      </w:r>
    </w:p>
    <w:p w:rsidR="00000000" w:rsidDel="00000000" w:rsidP="00000000" w:rsidRDefault="00000000" w:rsidRPr="00000000" w14:paraId="000000BC">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This study proposed an innovative modelling method to predict spatio-temporal clusters of SARI cases in the state of São Paulo. The method integrated nowcasting, forecasting, and spatio-temporal scanning using SaTScan software. The integration of nowcasting to correct reporting delays, along with SaTScan to identify high-risk clusters, proved effective in early outbreak detection. This allowed for actionable data to be provided to public health authorities, enabling faster and more precise interventions.</w:t>
      </w:r>
      <w:r w:rsidDel="00000000" w:rsidR="00000000" w:rsidRPr="00000000">
        <w:rPr>
          <w:rtl w:val="0"/>
        </w:rPr>
        <w:t xml:space="preserve"> </w:t>
      </w:r>
      <w:r w:rsidDel="00000000" w:rsidR="00000000" w:rsidRPr="00000000">
        <w:rPr>
          <w:rFonts w:ascii="Arial" w:cs="Arial" w:eastAsia="Arial" w:hAnsi="Arial"/>
          <w:rtl w:val="0"/>
        </w:rPr>
        <w:t xml:space="preserve">Additionally, the t-test results revealed statistically significant differences among consolidated cases, observed cases, and superior metrics. These findings underscore the pivotal role of statistical validation in calibrating and refining predictive models. They further highlight the necessity of implementing more robust adjustments to enhance predictive accuracy and ensure closer alignment with observed values, particularly in contexts characterized by high variability in the data.</w:t>
      </w:r>
    </w:p>
    <w:p w:rsidR="00000000" w:rsidDel="00000000" w:rsidP="00000000" w:rsidRDefault="00000000" w:rsidRPr="00000000" w14:paraId="000000B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rPr>
      </w:pPr>
      <w:r w:rsidDel="00000000" w:rsidR="00000000" w:rsidRPr="00000000">
        <w:rPr>
          <w:rFonts w:ascii="Arial" w:cs="Arial" w:eastAsia="Arial" w:hAnsi="Arial"/>
          <w:rtl w:val="0"/>
        </w:rPr>
        <w:t xml:space="preserve">Previous studies, such as Bastos et al. (2019), addressed the application of nowcasting to adjust notification data for diseases like dengue and respiratory infections in Brazil. They used Bayesian methods to adjust for spatial and temporal variability, like our approach, which employed a negative binomial model to account for overdispersion in the data </w:t>
      </w:r>
      <w:r w:rsidDel="00000000" w:rsidR="00000000" w:rsidRPr="00000000">
        <w:rPr>
          <w:rFonts w:ascii="Arial" w:cs="Arial" w:eastAsia="Arial" w:hAnsi="Arial"/>
          <w:color w:val="000000"/>
          <w:rtl w:val="0"/>
        </w:rPr>
        <w:t xml:space="preserve">[13]</w:t>
      </w:r>
      <w:r w:rsidDel="00000000" w:rsidR="00000000" w:rsidRPr="00000000">
        <w:rPr>
          <w:rFonts w:ascii="Arial" w:cs="Arial" w:eastAsia="Arial" w:hAnsi="Arial"/>
          <w:rtl w:val="0"/>
        </w:rPr>
        <w:t xml:space="preserve">. The flexibility of this model allows it to accommodate variations in case frequency, a crucial aspect in rapidly spreading epidemics like SARS.</w:t>
      </w:r>
    </w:p>
    <w:p w:rsidR="00000000" w:rsidDel="00000000" w:rsidP="00000000" w:rsidRDefault="00000000" w:rsidRPr="00000000" w14:paraId="000000BF">
      <w:pPr>
        <w:spacing w:line="360" w:lineRule="auto"/>
        <w:jc w:val="both"/>
        <w:rPr>
          <w:rFonts w:ascii="Arial" w:cs="Arial" w:eastAsia="Arial" w:hAnsi="Arial"/>
        </w:rPr>
      </w:pPr>
      <w:r w:rsidDel="00000000" w:rsidR="00000000" w:rsidRPr="00000000">
        <w:rPr>
          <w:rFonts w:ascii="Arial" w:cs="Arial" w:eastAsia="Arial" w:hAnsi="Arial"/>
          <w:rtl w:val="0"/>
        </w:rPr>
        <w:t xml:space="preserve">Nowcasting is essential in scenarios where reporting is delayed, and real-time data may be incomplete. In our study, we used the negative binomial model to adjust for delays and predict the occurrence of new cases. This model was particularly important for addressing data overdispersion, a common characteristic in epidemiological outbreaks. This approach is supported by the findings of Brooks et al. (2018), who explored predictive models for seasonal influenza, demonstrating that the integration of different models improves short-term forecasting accuracy </w:t>
      </w:r>
      <w:r w:rsidDel="00000000" w:rsidR="00000000" w:rsidRPr="00000000">
        <w:rPr>
          <w:rFonts w:ascii="Arial" w:cs="Arial" w:eastAsia="Arial" w:hAnsi="Arial"/>
          <w:color w:val="000000"/>
          <w:rtl w:val="0"/>
        </w:rPr>
        <w:t xml:space="preserve">[16]</w:t>
      </w:r>
      <w:r w:rsidDel="00000000" w:rsidR="00000000" w:rsidRPr="00000000">
        <w:rPr>
          <w:rFonts w:ascii="Arial" w:cs="Arial" w:eastAsia="Arial" w:hAnsi="Arial"/>
          <w:rtl w:val="0"/>
        </w:rPr>
        <w:t xml:space="preserve">. The likelihood ratio test is used to determine whether observed cases in a given area are significantly higher than expected. This method proved effective for detecting circular clusters, although it has limitations in identifying irregularly shaped clusters </w:t>
      </w:r>
      <w:r w:rsidDel="00000000" w:rsidR="00000000" w:rsidRPr="00000000">
        <w:rPr>
          <w:rFonts w:ascii="Arial" w:cs="Arial" w:eastAsia="Arial" w:hAnsi="Arial"/>
          <w:color w:val="000000"/>
          <w:rtl w:val="0"/>
        </w:rPr>
        <w:t xml:space="preserve">[21]</w:t>
      </w:r>
      <w:r w:rsidDel="00000000" w:rsidR="00000000" w:rsidRPr="00000000">
        <w:rPr>
          <w:rFonts w:ascii="Arial" w:cs="Arial" w:eastAsia="Arial" w:hAnsi="Arial"/>
          <w:rtl w:val="0"/>
        </w:rPr>
        <w:t xml:space="preserve">.</w:t>
      </w:r>
    </w:p>
    <w:p w:rsidR="00000000" w:rsidDel="00000000" w:rsidP="00000000" w:rsidRDefault="00000000" w:rsidRPr="00000000" w14:paraId="000000C0">
      <w:pPr>
        <w:spacing w:line="360" w:lineRule="auto"/>
        <w:jc w:val="both"/>
        <w:rPr>
          <w:rFonts w:ascii="Arial" w:cs="Arial" w:eastAsia="Arial" w:hAnsi="Arial"/>
        </w:rPr>
      </w:pPr>
      <w:r w:rsidDel="00000000" w:rsidR="00000000" w:rsidRPr="00000000">
        <w:rPr>
          <w:rFonts w:ascii="Arial" w:cs="Arial" w:eastAsia="Arial" w:hAnsi="Arial"/>
          <w:rtl w:val="0"/>
        </w:rPr>
        <w:t xml:space="preserve">Comparison with methods such as Generalized Additive Models and Bayesian Disease Mapping, as discussed by Aamodt et al. (2006), reveals that SaTScan has greater specificity in detecting circular clusters, while BYM is better suited for irregularly shaped clusters. However, for real-time applications like SARS outbreak detection, the speed and precision of SaTScan make it the preferred tool </w:t>
      </w:r>
      <w:r w:rsidDel="00000000" w:rsidR="00000000" w:rsidRPr="00000000">
        <w:rPr>
          <w:rFonts w:ascii="Arial" w:cs="Arial" w:eastAsia="Arial" w:hAnsi="Arial"/>
          <w:color w:val="000000"/>
          <w:rtl w:val="0"/>
        </w:rPr>
        <w:t xml:space="preserve">[21]</w:t>
      </w:r>
      <w:r w:rsidDel="00000000" w:rsidR="00000000" w:rsidRPr="00000000">
        <w:rPr>
          <w:rFonts w:ascii="Arial" w:cs="Arial" w:eastAsia="Arial" w:hAnsi="Arial"/>
          <w:rtl w:val="0"/>
        </w:rPr>
        <w:t xml:space="preserve">. The negative binomial models used in nowcasting offer a flexible way to handle count data with overdispersion. Additionally, the use of the INLA method for Bayesian model fitting, as discussed by Bastos et al. (2019), provides an efficient alternative to traditional Markov Chain Monte Carlo methods, reducing computational complexity and allowing for faster and more accurate adjustments </w:t>
      </w:r>
      <w:r w:rsidDel="00000000" w:rsidR="00000000" w:rsidRPr="00000000">
        <w:rPr>
          <w:rFonts w:ascii="Arial" w:cs="Arial" w:eastAsia="Arial" w:hAnsi="Arial"/>
          <w:color w:val="000000"/>
          <w:rtl w:val="0"/>
        </w:rPr>
        <w:t xml:space="preserve">[13].</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rPr>
      </w:pPr>
      <w:r w:rsidDel="00000000" w:rsidR="00000000" w:rsidRPr="00000000">
        <w:rPr>
          <w:rFonts w:ascii="Arial" w:cs="Arial" w:eastAsia="Arial" w:hAnsi="Arial"/>
          <w:rtl w:val="0"/>
        </w:rPr>
        <w:t xml:space="preserve">In terms of cluster detection, the spatio-temporal scan statistic is a robust tool, as demonstrated by Kulldorff's studies on SaTScan for disease outbreaks </w:t>
      </w:r>
      <w:r w:rsidDel="00000000" w:rsidR="00000000" w:rsidRPr="00000000">
        <w:rPr>
          <w:rFonts w:ascii="Arial" w:cs="Arial" w:eastAsia="Arial" w:hAnsi="Arial"/>
          <w:color w:val="000000"/>
          <w:rtl w:val="0"/>
        </w:rPr>
        <w:t xml:space="preserve">[18]</w:t>
      </w:r>
      <w:r w:rsidDel="00000000" w:rsidR="00000000" w:rsidRPr="00000000">
        <w:rPr>
          <w:rFonts w:ascii="Arial" w:cs="Arial" w:eastAsia="Arial" w:hAnsi="Arial"/>
          <w:rtl w:val="0"/>
        </w:rPr>
        <w:t xml:space="preserve">. However, it is important to note that the circular shape of SaTScan’s scan windows may limit its application in cases where clusters have more complex shapes or where transmission is more diffuse. Future studies could explore the use of hierarchical Bayesian models to accommodate more complex spatial variations.</w:t>
      </w:r>
    </w:p>
    <w:p w:rsidR="00000000" w:rsidDel="00000000" w:rsidP="00000000" w:rsidRDefault="00000000" w:rsidRPr="00000000" w14:paraId="000000C2">
      <w:pPr>
        <w:spacing w:line="360" w:lineRule="auto"/>
        <w:jc w:val="both"/>
        <w:rPr>
          <w:rFonts w:ascii="Arial" w:cs="Arial" w:eastAsia="Arial" w:hAnsi="Arial"/>
        </w:rPr>
      </w:pPr>
      <w:r w:rsidDel="00000000" w:rsidR="00000000" w:rsidRPr="00000000">
        <w:rPr>
          <w:rFonts w:ascii="Arial" w:cs="Arial" w:eastAsia="Arial" w:hAnsi="Arial"/>
          <w:rtl w:val="0"/>
        </w:rPr>
        <w:t xml:space="preserve">The real-time nature of our outbreak detection system has significant implications for public health surveillance. The ability to identify clusters as they form and predict future outbreaks allows public health authorities to respond rapidly, allocating resources more efficiently. Our integration of nowcasting and forecasting enables crisis management to be proactive rather than reactive. By identifying SARS clusters </w:t>
      </w:r>
      <w:sdt>
        <w:sdtPr>
          <w:id w:val="1136895187"/>
          <w:tag w:val="goog_rdk_82"/>
        </w:sdtPr>
        <w:sdtContent>
          <w:commentRangeStart w:id="15"/>
        </w:sdtContent>
      </w:sdt>
      <w:r w:rsidDel="00000000" w:rsidR="00000000" w:rsidRPr="00000000">
        <w:rPr>
          <w:rFonts w:ascii="Arial" w:cs="Arial" w:eastAsia="Arial" w:hAnsi="Arial"/>
          <w:rtl w:val="0"/>
        </w:rPr>
        <w:t xml:space="preserve">in São Paulo, our study </w:t>
      </w:r>
      <w:commentRangeEnd w:id="15"/>
      <w:r w:rsidDel="00000000" w:rsidR="00000000" w:rsidRPr="00000000">
        <w:commentReference w:id="15"/>
      </w:r>
      <w:r w:rsidDel="00000000" w:rsidR="00000000" w:rsidRPr="00000000">
        <w:rPr>
          <w:rFonts w:ascii="Arial" w:cs="Arial" w:eastAsia="Arial" w:hAnsi="Arial"/>
          <w:rtl w:val="0"/>
        </w:rPr>
        <w:t xml:space="preserve">contributes to the ongoing management of respiratory diseases in urban areas. This model can be adapted to other infectious diseases, particularly those with high transmission rates and public health impact, such as dengue </w:t>
      </w:r>
      <w:r w:rsidDel="00000000" w:rsidR="00000000" w:rsidRPr="00000000">
        <w:rPr>
          <w:rFonts w:ascii="Arial" w:cs="Arial" w:eastAsia="Arial" w:hAnsi="Arial"/>
          <w:color w:val="000000"/>
          <w:rtl w:val="0"/>
        </w:rPr>
        <w:t xml:space="preserve">[17].</w:t>
      </w:r>
      <w:r w:rsidDel="00000000" w:rsidR="00000000" w:rsidRPr="00000000">
        <w:rPr>
          <w:rtl w:val="0"/>
        </w:rPr>
      </w:r>
    </w:p>
    <w:p w:rsidR="00000000" w:rsidDel="00000000" w:rsidP="00000000" w:rsidRDefault="00000000" w:rsidRPr="00000000" w14:paraId="000000C3">
      <w:pPr>
        <w:spacing w:after="0" w:line="360" w:lineRule="auto"/>
        <w:jc w:val="both"/>
        <w:rPr>
          <w:rFonts w:ascii="Arial" w:cs="Arial" w:eastAsia="Arial" w:hAnsi="Arial"/>
          <w:b w:val="1"/>
          <w:bCs w:val="1"/>
        </w:rPr>
      </w:pPr>
      <w:r w:rsidDel="00000000" w:rsidR="00000000" w:rsidRPr="00000000">
        <w:rPr>
          <w:rFonts w:ascii="Arial" w:cs="Arial" w:eastAsia="Arial" w:hAnsi="Arial"/>
          <w:rtl w:val="0"/>
        </w:rPr>
        <w:t xml:space="preserve">Despite the success of our approach, some limitations must be acknowledged. The accuracy of outbreak detection depends on the quality of input data, and reporting delays may introduce uncertainties that affect the precision of cluster detection. Additionally, SaTScan’s reliance on circular clusters limits its effectiveness in identifying irregularly shaped clusters, as noted by Aamodt et al. (2006). Future research should explore the integration of additional data sources, such as environmental and socioeconomic variables, to enhance the model’s predictive power. Advances in machine learning could also be applied to develop more dynamic models that adapt to changing transmission patterns.</w:t>
      </w:r>
      <w:r w:rsidDel="00000000" w:rsidR="00000000" w:rsidRPr="00000000">
        <w:rPr>
          <w:rtl w:val="0"/>
        </w:rPr>
      </w:r>
    </w:p>
    <w:sdt>
      <w:sdtPr>
        <w:id w:val="-1873916661"/>
        <w:tag w:val="goog_rdk_85"/>
      </w:sdtPr>
      <w:sdtContent>
        <w:p w:rsidR="00000000" w:rsidDel="00000000" w:rsidP="00000000" w:rsidRDefault="00000000" w:rsidRPr="00000000" w14:paraId="000000C4">
          <w:pPr>
            <w:spacing w:after="0" w:line="360" w:lineRule="auto"/>
            <w:jc w:val="both"/>
            <w:rPr>
              <w:ins w:author="Tatiana Pineda Portella" w:id="33" w:date="2026-03-12T20:01:25Z"/>
              <w:rFonts w:ascii="Arial" w:cs="Arial" w:eastAsia="Arial" w:hAnsi="Arial"/>
              <w:b w:val="1"/>
              <w:bCs w:val="1"/>
            </w:rPr>
          </w:pPr>
          <w:sdt>
            <w:sdtPr>
              <w:id w:val="-1503146705"/>
              <w:tag w:val="goog_rdk_84"/>
            </w:sdtPr>
            <w:sdtContent>
              <w:ins w:author="Tatiana Pineda Portella" w:id="33" w:date="2026-03-12T20:01:25Z">
                <w:r w:rsidDel="00000000" w:rsidR="00000000" w:rsidRPr="00000000">
                  <w:rPr>
                    <w:rtl w:val="0"/>
                  </w:rPr>
                </w:r>
              </w:ins>
            </w:sdtContent>
          </w:sdt>
        </w:p>
      </w:sdtContent>
    </w:sdt>
    <w:sdt>
      <w:sdtPr>
        <w:id w:val="83613916"/>
        <w:tag w:val="goog_rdk_88"/>
      </w:sdtPr>
      <w:sdtContent>
        <w:p w:rsidR="00000000" w:rsidDel="00000000" w:rsidP="00000000" w:rsidRDefault="00000000" w:rsidRPr="00000000" w14:paraId="000000C5">
          <w:pPr>
            <w:spacing w:after="0" w:line="360" w:lineRule="auto"/>
            <w:jc w:val="both"/>
            <w:rPr>
              <w:ins w:author="Raquel Gardini Sanches Palasio" w:id="34" w:date="2026-08-12T19:40:10Z"/>
              <w:rFonts w:ascii="Arial" w:cs="Arial" w:eastAsia="Arial" w:hAnsi="Arial"/>
              <w:b w:val="1"/>
              <w:bCs w:val="1"/>
            </w:rPr>
          </w:pPr>
          <w:sdt>
            <w:sdtPr>
              <w:id w:val="-680482717"/>
              <w:tag w:val="goog_rdk_86"/>
            </w:sdtPr>
            <w:sdtContent>
              <w:ins w:author="Tatiana Pineda Portella" w:id="33" w:date="2026-03-12T20:01:25Z">
                <w:r w:rsidDel="00000000" w:rsidR="00000000" w:rsidRPr="00000000">
                  <w:rPr>
                    <w:rFonts w:ascii="Arial" w:cs="Arial" w:eastAsia="Arial" w:hAnsi="Arial"/>
                    <w:b w:val="1"/>
                    <w:bCs w:val="1"/>
                    <w:rtl w:val="0"/>
                  </w:rPr>
                  <w:t xml:space="preserve">Ideias: um paragrado comparando a performance do forecasting e nowcasting com o satscan.</w:t>
                </w:r>
              </w:ins>
            </w:sdtContent>
          </w:sdt>
          <w:sdt>
            <w:sdtPr>
              <w:id w:val="1123199972"/>
              <w:tag w:val="goog_rdk_87"/>
            </w:sdtPr>
            <w:sdtContent>
              <w:ins w:author="Raquel Gardini Sanches Palasio" w:id="34" w:date="2026-08-12T19:40:10Z">
                <w:r w:rsidDel="00000000" w:rsidR="00000000" w:rsidRPr="00000000">
                  <w:rPr>
                    <w:rtl w:val="0"/>
                  </w:rPr>
                </w:r>
              </w:ins>
            </w:sdtContent>
          </w:sdt>
        </w:p>
      </w:sdtContent>
    </w:sdt>
    <w:sdt>
      <w:sdtPr>
        <w:id w:val="2135814393"/>
        <w:tag w:val="goog_rdk_92"/>
      </w:sdtPr>
      <w:sdtContent>
        <w:p w:rsidR="00000000" w:rsidDel="00000000" w:rsidP="00000000" w:rsidRDefault="00000000" w:rsidRPr="00000000" w14:paraId="000000C6">
          <w:pPr>
            <w:spacing w:after="0" w:line="360" w:lineRule="auto"/>
            <w:jc w:val="both"/>
            <w:rPr>
              <w:ins w:author="Tatiana Pineda Portella" w:id="33" w:date="2026-03-12T20:01:25Z"/>
              <w:rFonts w:ascii="Arial" w:cs="Arial" w:eastAsia="Arial" w:hAnsi="Arial"/>
            </w:rPr>
          </w:pPr>
          <w:sdt>
            <w:sdtPr>
              <w:id w:val="-2131018381"/>
              <w:tag w:val="goog_rdk_89"/>
            </w:sdtPr>
            <w:sdtContent>
              <w:ins w:author="Raquel Gardini Sanches Palasio" w:id="34" w:date="2026-08-12T19:40:10Z"/>
              <w:sdt>
                <w:sdtPr>
                  <w:id w:val="721007875"/>
                  <w:tag w:val="goog_rdk_90"/>
                </w:sdtPr>
                <w:sdtContent>
                  <w:ins w:author="Raquel Gardini Sanches Palasio" w:id="34" w:date="2026-08-12T19:40:10Z">
                    <w:r w:rsidDel="00000000" w:rsidR="00000000" w:rsidRPr="00000000">
                      <w:rPr>
                        <w:rFonts w:ascii="Arial" w:cs="Arial" w:eastAsia="Arial" w:hAnsi="Arial"/>
                        <w:rtl w:val="0"/>
                        <w:rPrChange w:author="Raquel Gardini Sanches Palasio" w:id="35" w:date="2026-08-12T19:40:10Z">
                          <w:rPr>
                            <w:rFonts w:ascii="Arial" w:cs="Arial" w:eastAsia="Arial" w:hAnsi="Arial"/>
                          </w:rPr>
                        </w:rPrChange>
                      </w:rPr>
                      <w:t xml:space="preserve">Devemos salientar que o SaTScan não melhora a qualidade dos dados, mas depende da qualidade dos dados de entrada. O nowcasting e o forecasting atuam em etapas diferentes do processo. O nowcasting reduz o viés causado pelo atraso na notificação, fornecendo uma estimativa mais próxima da incidência real no presente. Já o forecasting projeta a incidência futura. O SaTScan utiliza essas informações para identificar aglomerados de maior risco em tempo real. Assim, a combinação dos três métodos é potencialmente superior ao uso isolado do SaTScan, pois melhora tanto a qualidade quanto a disponibilidade temporal dos dados utilizados na análise. </w:t>
                    </w:r>
                  </w:ins>
                </w:sdtContent>
              </w:sdt>
              <w:ins w:author="Raquel Gardini Sanches Palasio" w:id="34" w:date="2026-08-12T19:40:10Z"/>
            </w:sdtContent>
          </w:sdt>
          <w:sdt>
            <w:sdtPr>
              <w:id w:val="-123164587"/>
              <w:tag w:val="goog_rdk_91"/>
            </w:sdtPr>
            <w:sdtContent>
              <w:ins w:author="Tatiana Pineda Portella" w:id="33" w:date="2026-03-12T20:01:25Z">
                <w:r w:rsidDel="00000000" w:rsidR="00000000" w:rsidRPr="00000000">
                  <w:rPr>
                    <w:rtl w:val="0"/>
                  </w:rPr>
                </w:r>
              </w:ins>
            </w:sdtContent>
          </w:sdt>
        </w:p>
      </w:sdtContent>
    </w:sdt>
    <w:p w:rsidR="00000000" w:rsidDel="00000000" w:rsidP="00000000" w:rsidRDefault="00000000" w:rsidRPr="00000000" w14:paraId="000000C7">
      <w:pPr>
        <w:spacing w:after="0" w:line="360" w:lineRule="auto"/>
        <w:jc w:val="both"/>
        <w:rPr>
          <w:rFonts w:ascii="Arial" w:cs="Arial" w:eastAsia="Arial" w:hAnsi="Arial"/>
          <w:b w:val="1"/>
          <w:bCs w:val="1"/>
        </w:rPr>
      </w:pPr>
      <w:sdt>
        <w:sdtPr>
          <w:id w:val="555560490"/>
          <w:tag w:val="goog_rdk_93"/>
        </w:sdtPr>
        <w:sdtContent>
          <w:ins w:author="Tatiana Pineda Portella" w:id="33" w:date="2026-03-12T20:01:25Z">
            <w:r w:rsidDel="00000000" w:rsidR="00000000" w:rsidRPr="00000000">
              <w:rPr>
                <w:rFonts w:ascii="Arial" w:cs="Arial" w:eastAsia="Arial" w:hAnsi="Arial"/>
                <w:b w:val="1"/>
                <w:bCs w:val="1"/>
                <w:rtl w:val="0"/>
              </w:rPr>
              <w:t xml:space="preserve">Outro paragrafo discutindo que seria interessante considerar os ICs?? como??</w:t>
            </w:r>
          </w:ins>
        </w:sdtContent>
      </w:sdt>
      <w:r w:rsidDel="00000000" w:rsidR="00000000" w:rsidRPr="00000000">
        <w:rPr>
          <w:rtl w:val="0"/>
        </w:rPr>
      </w:r>
    </w:p>
    <w:p w:rsidR="00000000" w:rsidDel="00000000" w:rsidP="00000000" w:rsidRDefault="00000000" w:rsidRPr="00000000" w14:paraId="000000C8">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Conclusion</w:t>
      </w:r>
    </w:p>
    <w:p w:rsidR="00000000" w:rsidDel="00000000" w:rsidP="00000000" w:rsidRDefault="00000000" w:rsidRPr="00000000" w14:paraId="000000CA">
      <w:pPr>
        <w:spacing w:after="0" w:line="360" w:lineRule="auto"/>
        <w:jc w:val="both"/>
        <w:rPr>
          <w:rFonts w:ascii="Arial" w:cs="Arial" w:eastAsia="Arial" w:hAnsi="Arial"/>
        </w:rPr>
      </w:pPr>
      <w:r w:rsidDel="00000000" w:rsidR="00000000" w:rsidRPr="00000000">
        <w:rPr>
          <w:rFonts w:ascii="Arial" w:cs="Arial" w:eastAsia="Arial" w:hAnsi="Arial"/>
          <w:rtl w:val="0"/>
        </w:rPr>
        <w:t xml:space="preserve">The integration of nowcasting, forecasting,</w:t>
      </w:r>
      <w:sdt>
        <w:sdtPr>
          <w:id w:val="2054647186"/>
          <w:tag w:val="goog_rdk_94"/>
        </w:sdtPr>
        <w:sdtContent>
          <w:del w:author="Tatiana Pineda Portella" w:id="36" w:date="2026-03-11T20:48:55Z">
            <w:r w:rsidDel="00000000" w:rsidR="00000000" w:rsidRPr="00000000">
              <w:rPr>
                <w:rFonts w:ascii="Arial" w:cs="Arial" w:eastAsia="Arial" w:hAnsi="Arial"/>
                <w:rtl w:val="0"/>
              </w:rPr>
              <w:delText xml:space="preserve"> and spatio-temporal scanning </w:delText>
            </w:r>
          </w:del>
        </w:sdtContent>
      </w:sdt>
      <w:r w:rsidDel="00000000" w:rsidR="00000000" w:rsidRPr="00000000">
        <w:rPr>
          <w:rFonts w:ascii="Arial" w:cs="Arial" w:eastAsia="Arial" w:hAnsi="Arial"/>
          <w:rtl w:val="0"/>
        </w:rPr>
        <w:t xml:space="preserve">with SaTScan proved effective for real-time detection of SARS</w:t>
      </w:r>
      <w:sdt>
        <w:sdtPr>
          <w:id w:val="-2068619994"/>
          <w:tag w:val="goog_rdk_95"/>
        </w:sdtPr>
        <w:sdtContent>
          <w:ins w:author="Tatiana Pineda Portella" w:id="37" w:date="2026-03-11T20:49:02Z">
            <w:r w:rsidDel="00000000" w:rsidR="00000000" w:rsidRPr="00000000">
              <w:rPr>
                <w:rFonts w:ascii="Arial" w:cs="Arial" w:eastAsia="Arial" w:hAnsi="Arial"/>
                <w:rtl w:val="0"/>
              </w:rPr>
              <w:t xml:space="preserve">I</w:t>
            </w:r>
          </w:ins>
        </w:sdtContent>
      </w:sdt>
      <w:r w:rsidDel="00000000" w:rsidR="00000000" w:rsidRPr="00000000">
        <w:rPr>
          <w:rFonts w:ascii="Arial" w:cs="Arial" w:eastAsia="Arial" w:hAnsi="Arial"/>
          <w:rtl w:val="0"/>
        </w:rPr>
        <w:t xml:space="preserve"> outbreaks. By addressing reporting delays and utilizing advanced cluster detection techniques, we provided a robust framework for improving public health responses to outbreaks. The methodologies discussed, along with insights from related studies, highlight the importance of integrating statistical models with real-time surveillance to optimize responses to public health emergencies.</w:t>
      </w:r>
    </w:p>
    <w:p w:rsidR="00000000" w:rsidDel="00000000" w:rsidP="00000000" w:rsidRDefault="00000000" w:rsidRPr="00000000" w14:paraId="000000CB">
      <w:pPr>
        <w:tabs>
          <w:tab w:val="left" w:leader="none" w:pos="1608"/>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C">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CD">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CE">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CF">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0">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1">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2">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3">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4">
      <w:pPr>
        <w:tabs>
          <w:tab w:val="left" w:leader="none" w:pos="1608"/>
        </w:tabs>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jc w:val="both"/>
        <w:rPr>
          <w:rFonts w:ascii="Arial" w:cs="Arial" w:eastAsia="Arial" w:hAnsi="Arial"/>
          <w:b w:val="1"/>
          <w:bCs w:val="1"/>
        </w:rPr>
      </w:pPr>
      <w:r w:rsidDel="00000000" w:rsidR="00000000" w:rsidRPr="00000000">
        <w:rPr>
          <w:rFonts w:ascii="Arial" w:cs="Arial" w:eastAsia="Arial" w:hAnsi="Arial"/>
          <w:b w:val="1"/>
          <w:bCs w:val="1"/>
          <w:rtl w:val="0"/>
        </w:rPr>
        <w:t xml:space="preserve">Data Availability Statement</w:t>
      </w:r>
    </w:p>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rtl w:val="0"/>
        </w:rPr>
        <w:t xml:space="preserve">The data supporting the conclusions of this article will be made available by the authors without undue restriction.</w:t>
      </w:r>
    </w:p>
    <w:p w:rsidR="00000000" w:rsidDel="00000000" w:rsidP="00000000" w:rsidRDefault="00000000" w:rsidRPr="00000000" w14:paraId="000000E6">
      <w:pPr>
        <w:jc w:val="both"/>
        <w:rPr>
          <w:rFonts w:ascii="Arial" w:cs="Arial" w:eastAsia="Arial" w:hAnsi="Arial"/>
          <w:b w:val="1"/>
          <w:bCs w:val="1"/>
        </w:rPr>
      </w:pPr>
      <w:r w:rsidDel="00000000" w:rsidR="00000000" w:rsidRPr="00000000">
        <w:rPr>
          <w:rFonts w:ascii="Arial" w:cs="Arial" w:eastAsia="Arial" w:hAnsi="Arial"/>
          <w:b w:val="1"/>
          <w:bCs w:val="1"/>
          <w:rtl w:val="0"/>
        </w:rPr>
        <w:t xml:space="preserve">Author Contributions (CRediT)</w:t>
      </w:r>
    </w:p>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b w:val="1"/>
          <w:bCs w:val="1"/>
          <w:rtl w:val="0"/>
        </w:rPr>
        <w:t xml:space="preserve">Conceptualization, formal analysis, and methodology:</w:t>
      </w:r>
      <w:r w:rsidDel="00000000" w:rsidR="00000000" w:rsidRPr="00000000">
        <w:rPr>
          <w:rFonts w:ascii="Arial" w:cs="Arial" w:eastAsia="Arial" w:hAnsi="Arial"/>
          <w:rtl w:val="0"/>
        </w:rPr>
        <w:t xml:space="preserve"> Tatiana P. Portella, Raquel Gardini Sanches Palasio, Danilo Pereira Mori, Camila Lorenz, Audêncio Victor, Pamella Lucas, Telma Regina Marques Pinto Carvalhanas</w:t>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b w:val="1"/>
          <w:bCs w:val="1"/>
          <w:rtl w:val="0"/>
        </w:rPr>
        <w:t xml:space="preserve">Data curation: </w:t>
      </w:r>
      <w:r w:rsidDel="00000000" w:rsidR="00000000" w:rsidRPr="00000000">
        <w:rPr>
          <w:rFonts w:ascii="Arial" w:cs="Arial" w:eastAsia="Arial" w:hAnsi="Arial"/>
          <w:rtl w:val="0"/>
        </w:rPr>
        <w:t xml:space="preserve">Tatiana Portella, Thiago Godoy, Audêncio Victor, Danilo Pereira Mori, Guillermo Florez</w:t>
      </w:r>
    </w:p>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b w:val="1"/>
          <w:bCs w:val="1"/>
          <w:rtl w:val="0"/>
        </w:rPr>
        <w:t xml:space="preserve">Funding acquisition and supervision</w:t>
      </w:r>
      <w:r w:rsidDel="00000000" w:rsidR="00000000" w:rsidRPr="00000000">
        <w:rPr>
          <w:rFonts w:ascii="Arial" w:cs="Arial" w:eastAsia="Arial" w:hAnsi="Arial"/>
          <w:rtl w:val="0"/>
        </w:rPr>
        <w:t xml:space="preserve">: Telma Regina Marques Pinto Carvalhanas</w:t>
      </w:r>
    </w:p>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b w:val="1"/>
          <w:bCs w:val="1"/>
          <w:rtl w:val="0"/>
        </w:rPr>
        <w:t xml:space="preserve">Investigation:</w:t>
      </w:r>
      <w:r w:rsidDel="00000000" w:rsidR="00000000" w:rsidRPr="00000000">
        <w:rPr>
          <w:rFonts w:ascii="Arial" w:cs="Arial" w:eastAsia="Arial" w:hAnsi="Arial"/>
          <w:rtl w:val="0"/>
        </w:rPr>
        <w:t xml:space="preserve"> Tatiana P. Portella, Raquel Gardini Sanches Palasio, Camila Lorenz, Danilo Pereira Mori, Eduardo Koerich Nery, Pamella Lucas</w:t>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b w:val="1"/>
          <w:bCs w:val="1"/>
          <w:rtl w:val="0"/>
        </w:rPr>
        <w:t xml:space="preserve">Project administration</w:t>
      </w:r>
      <w:r w:rsidDel="00000000" w:rsidR="00000000" w:rsidRPr="00000000">
        <w:rPr>
          <w:rFonts w:ascii="Arial" w:cs="Arial" w:eastAsia="Arial" w:hAnsi="Arial"/>
          <w:rtl w:val="0"/>
        </w:rPr>
        <w:t xml:space="preserve">: Telma Regina Marques Pinto Carvalhanas, Pamella Lucas, Ana Lúcia Frugis Yu</w:t>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b w:val="1"/>
          <w:bCs w:val="1"/>
          <w:rtl w:val="0"/>
        </w:rPr>
        <w:t xml:space="preserve">Visualization and writing original draft:</w:t>
      </w:r>
      <w:r w:rsidDel="00000000" w:rsidR="00000000" w:rsidRPr="00000000">
        <w:rPr>
          <w:rFonts w:ascii="Arial" w:cs="Arial" w:eastAsia="Arial" w:hAnsi="Arial"/>
          <w:rtl w:val="0"/>
        </w:rPr>
        <w:t xml:space="preserve"> Audêncio Victor, Tatiana P. Portella, Raquel Gardini Sanches Palasio, Danilo Mori</w:t>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b w:val="1"/>
          <w:bCs w:val="1"/>
          <w:rtl w:val="0"/>
        </w:rPr>
        <w:t xml:space="preserve">Writing review and editing:</w:t>
      </w:r>
      <w:r w:rsidDel="00000000" w:rsidR="00000000" w:rsidRPr="00000000">
        <w:rPr>
          <w:rFonts w:ascii="Arial" w:cs="Arial" w:eastAsia="Arial" w:hAnsi="Arial"/>
          <w:rtl w:val="0"/>
        </w:rPr>
        <w:t xml:space="preserve"> All authors contributed to and approved the final version of the article.</w:t>
      </w:r>
    </w:p>
    <w:p w:rsidR="00000000" w:rsidDel="00000000" w:rsidP="00000000" w:rsidRDefault="00000000" w:rsidRPr="00000000" w14:paraId="000000EE">
      <w:pPr>
        <w:jc w:val="both"/>
        <w:rPr>
          <w:rFonts w:ascii="Arial" w:cs="Arial" w:eastAsia="Arial" w:hAnsi="Arial"/>
          <w:b w:val="1"/>
          <w:bCs w:val="1"/>
        </w:rPr>
      </w:pPr>
      <w:r w:rsidDel="00000000" w:rsidR="00000000" w:rsidRPr="00000000">
        <w:rPr>
          <w:rFonts w:ascii="Arial" w:cs="Arial" w:eastAsia="Arial" w:hAnsi="Arial"/>
          <w:b w:val="1"/>
          <w:bCs w:val="1"/>
          <w:rtl w:val="0"/>
        </w:rPr>
        <w:t xml:space="preserve">Ethics Statement</w:t>
      </w:r>
    </w:p>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This study was submitted to the Research Ethics Committee of the Health Department of the State of São Paulo. Approval was granted through the Plataforma Brasil system under reference No. CAAE 83280624.4.0000.0086 and Opinion No. 7.119.626.</w:t>
      </w:r>
    </w:p>
    <w:p w:rsidR="00000000" w:rsidDel="00000000" w:rsidP="00000000" w:rsidRDefault="00000000" w:rsidRPr="00000000" w14:paraId="000000F0">
      <w:pPr>
        <w:jc w:val="both"/>
        <w:rPr>
          <w:rFonts w:ascii="Arial" w:cs="Arial" w:eastAsia="Arial" w:hAnsi="Arial"/>
          <w:b w:val="1"/>
          <w:bCs w:val="1"/>
        </w:rPr>
      </w:pPr>
      <w:r w:rsidDel="00000000" w:rsidR="00000000" w:rsidRPr="00000000">
        <w:rPr>
          <w:rFonts w:ascii="Arial" w:cs="Arial" w:eastAsia="Arial" w:hAnsi="Arial"/>
          <w:b w:val="1"/>
          <w:bCs w:val="1"/>
          <w:rtl w:val="0"/>
        </w:rPr>
        <w:t xml:space="preserve">Funding</w:t>
      </w:r>
    </w:p>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This research did not receive specific funding from public, commercial, or not-for-profit agencies.</w:t>
      </w:r>
    </w:p>
    <w:p w:rsidR="00000000" w:rsidDel="00000000" w:rsidP="00000000" w:rsidRDefault="00000000" w:rsidRPr="00000000" w14:paraId="000000F2">
      <w:pPr>
        <w:jc w:val="both"/>
        <w:rPr>
          <w:rFonts w:ascii="Arial" w:cs="Arial" w:eastAsia="Arial" w:hAnsi="Arial"/>
          <w:b w:val="1"/>
          <w:bCs w:val="1"/>
        </w:rPr>
      </w:pPr>
      <w:r w:rsidDel="00000000" w:rsidR="00000000" w:rsidRPr="00000000">
        <w:rPr>
          <w:rFonts w:ascii="Arial" w:cs="Arial" w:eastAsia="Arial" w:hAnsi="Arial"/>
          <w:b w:val="1"/>
          <w:bCs w:val="1"/>
          <w:rtl w:val="0"/>
        </w:rPr>
        <w:t xml:space="preserve">Conflict of Interest</w:t>
      </w:r>
    </w:p>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The authors declare no conflict of interest.</w:t>
      </w:r>
    </w:p>
    <w:p w:rsidR="00000000" w:rsidDel="00000000" w:rsidP="00000000" w:rsidRDefault="00000000" w:rsidRPr="00000000" w14:paraId="000000F4">
      <w:pPr>
        <w:jc w:val="both"/>
        <w:rPr>
          <w:rFonts w:ascii="Arial" w:cs="Arial" w:eastAsia="Arial" w:hAnsi="Arial"/>
        </w:rPr>
      </w:pPr>
      <w:r w:rsidDel="00000000" w:rsidR="00000000" w:rsidRPr="00000000">
        <w:rPr>
          <w:rtl w:val="0"/>
        </w:rPr>
      </w:r>
    </w:p>
    <w:p w:rsidR="00000000" w:rsidDel="00000000" w:rsidP="00000000" w:rsidRDefault="00000000" w:rsidRPr="00000000" w14:paraId="000000F5">
      <w:pPr>
        <w:jc w:val="both"/>
        <w:rPr>
          <w:rFonts w:ascii="Arial" w:cs="Arial" w:eastAsia="Arial" w:hAnsi="Arial"/>
        </w:rPr>
      </w:pPr>
      <w:r w:rsidDel="00000000" w:rsidR="00000000" w:rsidRPr="00000000">
        <w:rPr>
          <w:rtl w:val="0"/>
        </w:rPr>
      </w:r>
    </w:p>
    <w:p w:rsidR="00000000" w:rsidDel="00000000" w:rsidP="00000000" w:rsidRDefault="00000000" w:rsidRPr="00000000" w14:paraId="000000F6">
      <w:pPr>
        <w:jc w:val="both"/>
        <w:rPr>
          <w:rFonts w:ascii="Arial" w:cs="Arial" w:eastAsia="Arial" w:hAnsi="Arial"/>
        </w:rPr>
      </w:pPr>
      <w:r w:rsidDel="00000000" w:rsidR="00000000" w:rsidRPr="00000000">
        <w:rPr>
          <w:rtl w:val="0"/>
        </w:rPr>
      </w:r>
    </w:p>
    <w:p w:rsidR="00000000" w:rsidDel="00000000" w:rsidP="00000000" w:rsidRDefault="00000000" w:rsidRPr="00000000" w14:paraId="000000F7">
      <w:pPr>
        <w:jc w:val="both"/>
        <w:rPr>
          <w:rFonts w:ascii="Arial" w:cs="Arial" w:eastAsia="Arial" w:hAnsi="Arial"/>
        </w:rPr>
      </w:pPr>
      <w:r w:rsidDel="00000000" w:rsidR="00000000" w:rsidRPr="00000000">
        <w:rPr>
          <w:rtl w:val="0"/>
        </w:rPr>
      </w:r>
    </w:p>
    <w:p w:rsidR="00000000" w:rsidDel="00000000" w:rsidP="00000000" w:rsidRDefault="00000000" w:rsidRPr="00000000" w14:paraId="000000F8">
      <w:pPr>
        <w:jc w:val="both"/>
        <w:rPr>
          <w:rFonts w:ascii="Arial" w:cs="Arial" w:eastAsia="Arial" w:hAnsi="Arial"/>
        </w:rPr>
      </w:pPr>
      <w:r w:rsidDel="00000000" w:rsidR="00000000" w:rsidRPr="00000000">
        <w:rPr>
          <w:rtl w:val="0"/>
        </w:rPr>
      </w:r>
    </w:p>
    <w:p w:rsidR="00000000" w:rsidDel="00000000" w:rsidP="00000000" w:rsidRDefault="00000000" w:rsidRPr="00000000" w14:paraId="000000F9">
      <w:pPr>
        <w:jc w:val="both"/>
        <w:rPr>
          <w:rFonts w:ascii="Arial" w:cs="Arial" w:eastAsia="Arial" w:hAnsi="Arial"/>
        </w:rPr>
      </w:pPr>
      <w:r w:rsidDel="00000000" w:rsidR="00000000" w:rsidRPr="00000000">
        <w:rPr>
          <w:rtl w:val="0"/>
        </w:rPr>
      </w:r>
    </w:p>
    <w:p w:rsidR="00000000" w:rsidDel="00000000" w:rsidP="00000000" w:rsidRDefault="00000000" w:rsidRPr="00000000" w14:paraId="000000FA">
      <w:pPr>
        <w:jc w:val="both"/>
        <w:rPr>
          <w:rFonts w:ascii="Arial" w:cs="Arial" w:eastAsia="Arial" w:hAnsi="Arial"/>
        </w:rPr>
      </w:pPr>
      <w:r w:rsidDel="00000000" w:rsidR="00000000" w:rsidRPr="00000000">
        <w:rPr>
          <w:rtl w:val="0"/>
        </w:rPr>
      </w:r>
    </w:p>
    <w:p w:rsidR="00000000" w:rsidDel="00000000" w:rsidP="00000000" w:rsidRDefault="00000000" w:rsidRPr="00000000" w14:paraId="000000FB">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0FC">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0FD">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0FE">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0FF">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100">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101">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102">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103">
      <w:pPr>
        <w:tabs>
          <w:tab w:val="left" w:leader="none" w:pos="6545"/>
        </w:tabs>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105">
      <w:pPr>
        <w:ind w:hanging="640"/>
        <w:rPr>
          <w:sz w:val="24"/>
          <w:szCs w:val="24"/>
        </w:rPr>
      </w:pPr>
      <w:r w:rsidDel="00000000" w:rsidR="00000000" w:rsidRPr="00000000">
        <w:rPr>
          <w:rtl w:val="0"/>
        </w:rPr>
        <w:t xml:space="preserve">1. </w:t>
        <w:tab/>
        <w:t xml:space="preserve">González-Ortiz AM, Bernal-Silva S, Comas-García A, Vega-Morúa M, Garrocho-Rangel ME, Noyola DE. Severe Respiratory Syncytial Virus Infection in Hospitalized Children. Arch Med Res. 2019;50: 377–383. doi:10.1016/j.arcmed.2019.10.005</w:t>
      </w:r>
      <w:r w:rsidDel="00000000" w:rsidR="00000000" w:rsidRPr="00000000">
        <w:rPr>
          <w:rtl w:val="0"/>
        </w:rPr>
      </w:r>
    </w:p>
    <w:p w:rsidR="00000000" w:rsidDel="00000000" w:rsidP="00000000" w:rsidRDefault="00000000" w:rsidRPr="00000000" w14:paraId="00000106">
      <w:pPr>
        <w:ind w:hanging="640"/>
        <w:rPr/>
      </w:pPr>
      <w:r w:rsidDel="00000000" w:rsidR="00000000" w:rsidRPr="00000000">
        <w:rPr>
          <w:rtl w:val="0"/>
        </w:rPr>
        <w:t xml:space="preserve">2. </w:t>
        <w:tab/>
        <w:t xml:space="preserve">Cillóniz C, Pericàs JM, Rojas JR, Torres A. Severe Infections Due to Respiratory Viruses. Semin Respir Crit Care Med. 2022;43: 60–74. doi:10.1055/s-0041-1740982</w:t>
      </w:r>
    </w:p>
    <w:p w:rsidR="00000000" w:rsidDel="00000000" w:rsidP="00000000" w:rsidRDefault="00000000" w:rsidRPr="00000000" w14:paraId="00000107">
      <w:pPr>
        <w:ind w:hanging="640"/>
        <w:rPr/>
      </w:pPr>
      <w:r w:rsidDel="00000000" w:rsidR="00000000" w:rsidRPr="00000000">
        <w:rPr>
          <w:rtl w:val="0"/>
        </w:rPr>
        <w:t xml:space="preserve">3. </w:t>
        <w:tab/>
        <w:t xml:space="preserve">Ferro Bricks L. REVIEW PREVENTION OF RESPIRATORY SYNCYTIAL VIRUS INFECTIONS. HOSP CLÍN FAC MED S PAULO. 2001. </w:t>
      </w:r>
    </w:p>
    <w:p w:rsidR="00000000" w:rsidDel="00000000" w:rsidP="00000000" w:rsidRDefault="00000000" w:rsidRPr="00000000" w14:paraId="00000108">
      <w:pPr>
        <w:ind w:hanging="640"/>
        <w:rPr/>
      </w:pPr>
      <w:r w:rsidDel="00000000" w:rsidR="00000000" w:rsidRPr="00000000">
        <w:rPr>
          <w:rtl w:val="0"/>
        </w:rPr>
        <w:t xml:space="preserve">4. </w:t>
        <w:tab/>
        <w:t xml:space="preserve">Li ZJ, Zhang HY, Ren LL, Lu Q Bin, Ren X, Zhang CH, et al. Etiological and epidemiological features of acute respiratory infections in China. Nat Commun. 2021;12. doi:10.1038/s41467-021-25120-6</w:t>
      </w:r>
    </w:p>
    <w:p w:rsidR="00000000" w:rsidDel="00000000" w:rsidP="00000000" w:rsidRDefault="00000000" w:rsidRPr="00000000" w14:paraId="00000109">
      <w:pPr>
        <w:ind w:hanging="640"/>
        <w:rPr/>
      </w:pPr>
      <w:r w:rsidDel="00000000" w:rsidR="00000000" w:rsidRPr="00000000">
        <w:rPr>
          <w:rtl w:val="0"/>
        </w:rPr>
        <w:t xml:space="preserve">5. </w:t>
        <w:tab/>
        <w:t xml:space="preserve">Wansaula Z, Olsen SJ, Casal MG, Golenko C, Erhart LM, Kammerer P, et al. Surveillance for severe acute respiratory infections in Southern Arizona, 2010-2014. Influenza Other Respir Viruses. 2016;10: 161–169. doi:10.1111/irv.12360</w:t>
      </w:r>
    </w:p>
    <w:p w:rsidR="00000000" w:rsidDel="00000000" w:rsidP="00000000" w:rsidRDefault="00000000" w:rsidRPr="00000000" w14:paraId="0000010A">
      <w:pPr>
        <w:ind w:hanging="640"/>
        <w:rPr/>
      </w:pPr>
      <w:r w:rsidDel="00000000" w:rsidR="00000000" w:rsidRPr="00000000">
        <w:rPr>
          <w:rtl w:val="0"/>
        </w:rPr>
        <w:t xml:space="preserve">6. </w:t>
        <w:tab/>
        <w:t xml:space="preserve">Al-Tawfiq JA, Zumla A, Gautret P, Gray GC, Hui DS, Al-Rabeeah AA, et al. Surveillance for emerging respiratory viruses. The Lancet Infectious Diseases. Lancet Publishing Group; 2014. pp. 992–1000. doi:10.1016/S1473-3099(14)70840-0</w:t>
      </w:r>
    </w:p>
    <w:p w:rsidR="00000000" w:rsidDel="00000000" w:rsidP="00000000" w:rsidRDefault="00000000" w:rsidRPr="00000000" w14:paraId="0000010B">
      <w:pPr>
        <w:ind w:hanging="640"/>
        <w:rPr/>
      </w:pPr>
      <w:r w:rsidDel="00000000" w:rsidR="00000000" w:rsidRPr="00000000">
        <w:rPr>
          <w:rtl w:val="0"/>
        </w:rPr>
        <w:t xml:space="preserve">7. </w:t>
        <w:tab/>
        <w:t xml:space="preserve">Durigon GS, Oliveira DBL, Felicio MCC, Finelli C, Pereira MFB, Storni JG, et al. Poor outcome of acute respiratory infection in young children with underlying health condition in Brazil. Int J Infect Dis. 2015;34: 3–7. doi:10.1016/j.ijid.2015.03.003</w:t>
      </w:r>
    </w:p>
    <w:sdt>
      <w:sdtPr>
        <w:id w:val="-995341975"/>
        <w:tag w:val="goog_rdk_97"/>
      </w:sdtPr>
      <w:sdtContent>
        <w:p w:rsidR="00000000" w:rsidDel="00000000" w:rsidP="00000000" w:rsidRDefault="00000000" w:rsidRPr="00000000" w14:paraId="0000010C">
          <w:pPr>
            <w:ind w:hanging="640"/>
            <w:rPr>
              <w:ins w:author="Raquel Gardini Sanches Palasio" w:id="38" w:date="2026-07-24T12:36:11Z"/>
            </w:rPr>
          </w:pPr>
          <w:r w:rsidDel="00000000" w:rsidR="00000000" w:rsidRPr="00000000">
            <w:rPr>
              <w:rtl w:val="0"/>
            </w:rPr>
            <w:t xml:space="preserve">8. </w:t>
            <w:tab/>
            <w:t xml:space="preserve">Estofolete CF, Banho CA, Verro AT, Gandolfi FA, dos Santos BF, Sacchetto L, et al. Clinical Characterization of Respiratory Syncytial Virus Infection in Adults: A Neglected Disease? Viruses. 2023;15: 1848. doi:10.3390/v15091848</w:t>
          </w:r>
          <w:sdt>
            <w:sdtPr>
              <w:id w:val="-1042222167"/>
              <w:tag w:val="goog_rdk_96"/>
            </w:sdtPr>
            <w:sdtContent>
              <w:ins w:author="Raquel Gardini Sanches Palasio" w:id="38" w:date="2026-07-24T12:36:11Z">
                <w:r w:rsidDel="00000000" w:rsidR="00000000" w:rsidRPr="00000000">
                  <w:rPr>
                    <w:rtl w:val="0"/>
                  </w:rPr>
                </w:r>
              </w:ins>
            </w:sdtContent>
          </w:sdt>
        </w:p>
      </w:sdtContent>
    </w:sdt>
    <w:sdt>
      <w:sdtPr>
        <w:id w:val="825317040"/>
        <w:tag w:val="goog_rdk_103"/>
      </w:sdtPr>
      <w:sdtContent>
        <w:p w:rsidR="00000000" w:rsidDel="00000000" w:rsidP="00000000" w:rsidRDefault="00000000" w:rsidRPr="00000000" w14:paraId="0000010D">
          <w:pPr>
            <w:spacing w:after="0" w:line="240" w:lineRule="auto"/>
            <w:ind w:hanging="640"/>
            <w:rPr>
              <w:ins w:author="Raquel Gardini Sanches Palasio" w:id="38" w:date="2026-07-24T12:36:11Z"/>
              <w:highlight w:val="yellow"/>
              <w:rPrChange w:author="Raquel Gardini Sanches Palasio" w:id="39" w:date="2026-07-24T12:36:11Z">
                <w:rPr/>
              </w:rPrChange>
            </w:rPr>
          </w:pPr>
          <w:sdt>
            <w:sdtPr>
              <w:id w:val="2114643237"/>
              <w:tag w:val="goog_rdk_98"/>
            </w:sdtPr>
            <w:sdtContent>
              <w:ins w:author="Raquel Gardini Sanches Palasio" w:id="38" w:date="2026-07-24T12:36:11Z">
                <w:r w:rsidDel="00000000" w:rsidR="00000000" w:rsidRPr="00000000">
                  <w:rPr>
                    <w:rtl w:val="0"/>
                  </w:rPr>
                  <w:t xml:space="preserve">9.   </w:t>
                </w:r>
              </w:ins>
              <w:sdt>
                <w:sdtPr>
                  <w:id w:val="62675015"/>
                  <w:tag w:val="goog_rdk_99"/>
                </w:sdtPr>
                <w:sdtContent>
                  <w:ins w:author="Raquel Gardini Sanches Palasio" w:id="38" w:date="2026-07-24T12:36:11Z">
                    <w:r w:rsidDel="00000000" w:rsidR="00000000" w:rsidRPr="00000000">
                      <w:rPr>
                        <w:highlight w:val="yellow"/>
                        <w:rtl w:val="0"/>
                        <w:rPrChange w:author="Raquel Gardini Sanches Palasio" w:id="39" w:date="2026-07-24T12:36:11Z">
                          <w:rPr/>
                        </w:rPrChange>
                      </w:rPr>
                      <w:t xml:space="preserve">       </w:t>
                    </w:r>
                  </w:ins>
                </w:sdtContent>
              </w:sdt>
              <w:ins w:author="Raquel Gardini Sanches Palasio" w:id="38" w:date="2026-07-24T12:36:11Z">
                <w:sdt>
                  <w:sdtPr>
                    <w:id w:val="563326736"/>
                    <w:tag w:val="goog_rdk_100"/>
                  </w:sdtPr>
                  <w:sdtContent>
                    <w:r w:rsidDel="00000000" w:rsidR="00000000" w:rsidRPr="00000000">
                      <w:rPr>
                        <w:highlight w:val="yellow"/>
                        <w:rtl w:val="0"/>
                        <w:rPrChange w:author="Raquel Gardini Sanches Palasio" w:id="39" w:date="2026-07-24T12:36:11Z">
                          <w:rPr/>
                        </w:rPrChange>
                      </w:rPr>
                      <w:t xml:space="preserve">M. Kulldorff, SaTScanTM Manual do Usuário, versão 10.0 Edition, versão Traduzida para o Português por Alec Brian Lacerda, Patricia Marques Moralejo Bermudi, Alessandra Cristina Guedes Pellini, Junho de 2022 (2021). URL </w:t>
                    </w:r>
                  </w:sdtContent>
                </w:sdt>
                <w:r w:rsidDel="00000000" w:rsidR="00000000" w:rsidRPr="00000000">
                  <w:fldChar w:fldCharType="begin"/>
                </w:r>
                <w:r w:rsidDel="00000000" w:rsidR="00000000" w:rsidRPr="00000000">
                  <w:instrText xml:space="preserve">HYPERLINK "http://www.satscan.org/"</w:instrText>
                </w:r>
                <w:r w:rsidDel="00000000" w:rsidR="00000000" w:rsidRPr="00000000">
                  <w:fldChar w:fldCharType="separate"/>
                </w:r>
                <w:sdt>
                  <w:sdtPr>
                    <w:id w:val="-262366054"/>
                    <w:tag w:val="goog_rdk_101"/>
                  </w:sdtPr>
                  <w:sdtContent>
                    <w:r w:rsidDel="00000000" w:rsidR="00000000" w:rsidRPr="00000000">
                      <w:rPr>
                        <w:color w:val="1155cc"/>
                        <w:highlight w:val="yellow"/>
                        <w:u w:val="single"/>
                        <w:rtl w:val="0"/>
                        <w:rPrChange w:author="Raquel Gardini Sanches Palasio" w:id="39" w:date="2026-07-24T12:36:11Z">
                          <w:rPr>
                            <w:color w:val="1155cc"/>
                            <w:u w:val="single"/>
                          </w:rPr>
                        </w:rPrChange>
                      </w:rPr>
                      <w:t xml:space="preserve">http://www.satscan.org/</w:t>
                    </w:r>
                  </w:sdtContent>
                </w:sdt>
                <w:r w:rsidDel="00000000" w:rsidR="00000000" w:rsidRPr="00000000">
                  <w:fldChar w:fldCharType="end"/>
                </w:r>
                <w:sdt>
                  <w:sdtPr>
                    <w:id w:val="-234454977"/>
                    <w:tag w:val="goog_rdk_102"/>
                  </w:sdtPr>
                  <w:sdtContent>
                    <w:r w:rsidDel="00000000" w:rsidR="00000000" w:rsidRPr="00000000">
                      <w:rPr>
                        <w:rtl w:val="0"/>
                      </w:rPr>
                    </w:r>
                  </w:sdtContent>
                </w:sdt>
              </w:ins>
            </w:sdtContent>
          </w:sdt>
        </w:p>
      </w:sdtContent>
    </w:sdt>
    <w:sdt>
      <w:sdtPr>
        <w:id w:val="-1873154757"/>
        <w:tag w:val="goog_rdk_106"/>
      </w:sdtPr>
      <w:sdtContent>
        <w:p w:rsidR="00000000" w:rsidDel="00000000" w:rsidP="00000000" w:rsidRDefault="00000000" w:rsidRPr="00000000" w14:paraId="0000010E">
          <w:pPr>
            <w:spacing w:after="0" w:line="240" w:lineRule="auto"/>
            <w:ind w:hanging="640"/>
            <w:rPr>
              <w:ins w:author="Raquel Gardini Sanches Palasio" w:id="38" w:date="2026-07-24T12:36:11Z"/>
              <w:highlight w:val="yellow"/>
              <w:rPrChange w:author="Raquel Gardini Sanches Palasio" w:id="39" w:date="2026-07-24T12:36:11Z">
                <w:rPr/>
              </w:rPrChange>
            </w:rPr>
          </w:pPr>
          <w:sdt>
            <w:sdtPr>
              <w:id w:val="1407145722"/>
              <w:tag w:val="goog_rdk_104"/>
            </w:sdtPr>
            <w:sdtContent>
              <w:ins w:author="Raquel Gardini Sanches Palasio" w:id="38" w:date="2026-07-24T12:36:11Z"/>
              <w:sdt>
                <w:sdtPr>
                  <w:id w:val="-1072069002"/>
                  <w:tag w:val="goog_rdk_105"/>
                </w:sdtPr>
                <w:sdtContent>
                  <w:ins w:author="Raquel Gardini Sanches Palasio" w:id="38" w:date="2026-07-24T12:36:11Z">
                    <w:r w:rsidDel="00000000" w:rsidR="00000000" w:rsidRPr="00000000">
                      <w:rPr>
                        <w:rtl w:val="0"/>
                      </w:rPr>
                    </w:r>
                  </w:ins>
                </w:sdtContent>
              </w:sdt>
              <w:ins w:author="Raquel Gardini Sanches Palasio" w:id="38" w:date="2026-07-24T12:36:11Z"/>
            </w:sdtContent>
          </w:sdt>
        </w:p>
      </w:sdtContent>
    </w:sdt>
    <w:sdt>
      <w:sdtPr>
        <w:id w:val="1686760002"/>
        <w:tag w:val="goog_rdk_112"/>
      </w:sdtPr>
      <w:sdtContent>
        <w:p w:rsidR="00000000" w:rsidDel="00000000" w:rsidP="00000000" w:rsidRDefault="00000000" w:rsidRPr="00000000" w14:paraId="0000010F">
          <w:pPr>
            <w:spacing w:after="0" w:line="240" w:lineRule="auto"/>
            <w:ind w:hanging="640"/>
            <w:rPr>
              <w:ins w:author="Raquel Gardini Sanches Palasio" w:id="38" w:date="2026-07-24T12:36:11Z"/>
              <w:highlight w:val="yellow"/>
              <w:rPrChange w:author="Raquel Gardini Sanches Palasio" w:id="39" w:date="2026-07-24T12:36:11Z">
                <w:rPr>
                  <w:highlight w:val="yellow"/>
                </w:rPr>
              </w:rPrChange>
            </w:rPr>
          </w:pPr>
          <w:sdt>
            <w:sdtPr>
              <w:id w:val="174478312"/>
              <w:tag w:val="goog_rdk_107"/>
            </w:sdtPr>
            <w:sdtContent>
              <w:ins w:author="Raquel Gardini Sanches Palasio" w:id="38" w:date="2026-07-24T12:36:11Z"/>
              <w:sdt>
                <w:sdtPr>
                  <w:id w:val="875893169"/>
                  <w:tag w:val="goog_rdk_108"/>
                </w:sdtPr>
                <w:sdtContent>
                  <w:ins w:author="Raquel Gardini Sanches Palasio" w:id="38" w:date="2026-07-24T12:36:11Z">
                    <w:r w:rsidDel="00000000" w:rsidR="00000000" w:rsidRPr="00000000">
                      <w:rPr>
                        <w:rFonts w:ascii="Arial" w:cs="Arial" w:eastAsia="Arial" w:hAnsi="Arial"/>
                        <w:b w:val="1"/>
                        <w:bCs w:val="1"/>
                        <w:color w:val="202020"/>
                        <w:sz w:val="20"/>
                        <w:szCs w:val="20"/>
                        <w:rtl w:val="0"/>
                        <w:rPrChange w:author="Raquel Gardini Sanches Palasio" w:id="39" w:date="2026-07-24T12:36:11Z">
                          <w:rPr>
                            <w:rFonts w:ascii="Arial" w:cs="Arial" w:eastAsia="Arial" w:hAnsi="Arial"/>
                            <w:b w:val="1"/>
                            <w:bCs w:val="1"/>
                            <w:color w:val="202020"/>
                            <w:sz w:val="20"/>
                            <w:szCs w:val="20"/>
                          </w:rPr>
                        </w:rPrChange>
                      </w:rPr>
                      <w:t xml:space="preserve">10.      </w:t>
                    </w:r>
                  </w:ins>
                </w:sdtContent>
              </w:sdt>
              <w:ins w:author="Raquel Gardini Sanches Palasio" w:id="38" w:date="2026-07-24T12:36:11Z">
                <w:sdt>
                  <w:sdtPr>
                    <w:id w:val="-8838325"/>
                    <w:tag w:val="goog_rdk_109"/>
                  </w:sdtPr>
                  <w:sdtContent>
                    <w:r w:rsidDel="00000000" w:rsidR="00000000" w:rsidRPr="00000000">
                      <w:rPr>
                        <w:rFonts w:ascii="Arial" w:cs="Arial" w:eastAsia="Arial" w:hAnsi="Arial"/>
                        <w:b w:val="1"/>
                        <w:bCs w:val="1"/>
                        <w:color w:val="202020"/>
                        <w:sz w:val="20"/>
                        <w:szCs w:val="20"/>
                        <w:highlight w:val="yellow"/>
                        <w:rtl w:val="0"/>
                        <w:rPrChange w:author="Raquel Gardini Sanches Palasio" w:id="39" w:date="2026-07-24T12:36:11Z">
                          <w:rPr>
                            <w:rFonts w:ascii="Arial" w:cs="Arial" w:eastAsia="Arial" w:hAnsi="Arial"/>
                            <w:b w:val="1"/>
                            <w:bCs w:val="1"/>
                            <w:color w:val="202020"/>
                            <w:sz w:val="20"/>
                            <w:szCs w:val="20"/>
                            <w:highlight w:val="yellow"/>
                          </w:rPr>
                        </w:rPrChange>
                      </w:rPr>
                      <w:t xml:space="preserve"> </w:t>
                    </w:r>
                  </w:sdtContent>
                </w:sdt>
                <w:sdt>
                  <w:sdtPr>
                    <w:id w:val="1065848957"/>
                    <w:tag w:val="goog_rdk_110"/>
                  </w:sdtPr>
                  <w:sdtContent>
                    <w:r w:rsidDel="00000000" w:rsidR="00000000" w:rsidRPr="00000000">
                      <w:rPr>
                        <w:rFonts w:ascii="Arial" w:cs="Arial" w:eastAsia="Arial" w:hAnsi="Arial"/>
                        <w:color w:val="202020"/>
                        <w:sz w:val="20"/>
                        <w:szCs w:val="20"/>
                        <w:highlight w:val="yellow"/>
                        <w:rtl w:val="0"/>
                        <w:rPrChange w:author="Raquel Gardini Sanches Palasio" w:id="39" w:date="2026-07-24T12:36:11Z">
                          <w:rPr>
                            <w:rFonts w:ascii="Arial" w:cs="Arial" w:eastAsia="Arial" w:hAnsi="Arial"/>
                            <w:color w:val="202020"/>
                            <w:sz w:val="20"/>
                            <w:szCs w:val="20"/>
                            <w:highlight w:val="yellow"/>
                          </w:rPr>
                        </w:rPrChange>
                      </w:rPr>
                      <w:t xml:space="preserve">Kulldorff M, Heffernan R, Hartman J, Assunção R, Mostashari F (2005) A Space–Time Permutation Scan Statistic for Disease Outbreak Detection. PLoS Med 2(3): e59. https://doi.org/10.1371/journal.pmed.0020059</w:t>
                    </w:r>
                  </w:sdtContent>
                </w:sdt>
                <w:sdt>
                  <w:sdtPr>
                    <w:id w:val="-1917401329"/>
                    <w:tag w:val="goog_rdk_111"/>
                  </w:sdtPr>
                  <w:sdtContent>
                    <w:r w:rsidDel="00000000" w:rsidR="00000000" w:rsidRPr="00000000">
                      <w:rPr>
                        <w:highlight w:val="yellow"/>
                        <w:rtl w:val="0"/>
                        <w:rPrChange w:author="Raquel Gardini Sanches Palasio" w:id="39" w:date="2026-07-24T12:36:11Z">
                          <w:rPr>
                            <w:highlight w:val="yellow"/>
                          </w:rPr>
                        </w:rPrChange>
                      </w:rPr>
                      <w:t xml:space="preserve"> </w:t>
                    </w:r>
                  </w:sdtContent>
                </w:sdt>
              </w:ins>
            </w:sdtContent>
          </w:sdt>
        </w:p>
      </w:sdtContent>
    </w:sdt>
    <w:p w:rsidR="00000000" w:rsidDel="00000000" w:rsidP="00000000" w:rsidRDefault="00000000" w:rsidRPr="00000000" w14:paraId="00000110">
      <w:pPr>
        <w:ind w:hanging="640"/>
        <w:rPr/>
      </w:pPr>
      <w:r w:rsidDel="00000000" w:rsidR="00000000" w:rsidRPr="00000000">
        <w:rPr>
          <w:rtl w:val="0"/>
        </w:rPr>
      </w:r>
    </w:p>
    <w:p w:rsidR="00000000" w:rsidDel="00000000" w:rsidP="00000000" w:rsidRDefault="00000000" w:rsidRPr="00000000" w14:paraId="00000111">
      <w:pPr>
        <w:ind w:hanging="640"/>
        <w:rPr/>
      </w:pPr>
      <w:r w:rsidDel="00000000" w:rsidR="00000000" w:rsidRPr="00000000">
        <w:rPr>
          <w:rtl w:val="0"/>
        </w:rPr>
        <w:t xml:space="preserve">9. </w:t>
        <w:tab/>
        <w:t xml:space="preserve">Buonafine CP, Paiatto BNM, Leal FB, de Matos SF, de Morais CO, Guerra GG, et al. High prevalence of SARS-CoV-2 infection among symptomatic healthcare workers in a large university tertiary hospital in São Paulo, Brazil. BMC Infect Dis. 2020;20. doi:10.1186/s12879-020-05662-8</w:t>
      </w:r>
    </w:p>
    <w:p w:rsidR="00000000" w:rsidDel="00000000" w:rsidP="00000000" w:rsidRDefault="00000000" w:rsidRPr="00000000" w14:paraId="00000112">
      <w:pPr>
        <w:ind w:hanging="640"/>
        <w:rPr/>
      </w:pPr>
      <w:r w:rsidDel="00000000" w:rsidR="00000000" w:rsidRPr="00000000">
        <w:rPr>
          <w:rtl w:val="0"/>
        </w:rPr>
        <w:t xml:space="preserve">10. </w:t>
        <w:tab/>
        <w:t xml:space="preserve">McGough SF, Johansson MA, Lipsitch M, Menzies NA. Nowcasting by Bayesian Smoothing: A flexible, generalizable model for real-time epidemic tracking. Lewis B, editor. PLoS Comput Biol. 2020;16: e1007735. doi:10.1371/journal.pcbi.1007735</w:t>
      </w:r>
    </w:p>
    <w:p w:rsidR="00000000" w:rsidDel="00000000" w:rsidP="00000000" w:rsidRDefault="00000000" w:rsidRPr="00000000" w14:paraId="00000113">
      <w:pPr>
        <w:ind w:hanging="640"/>
        <w:rPr/>
      </w:pPr>
      <w:r w:rsidDel="00000000" w:rsidR="00000000" w:rsidRPr="00000000">
        <w:rPr>
          <w:rtl w:val="0"/>
        </w:rPr>
        <w:t xml:space="preserve">11. </w:t>
        <w:tab/>
        <w:t xml:space="preserve">Nazia N, Butt ZA, Bedard ML, Tang WC, Sehar H, Law J. Methods Used in the Spatial and Spatiotemporal Analysis of COVID-19 Epidemiology: A Systematic Review. Int J Environ Res Public Health. 2022;19. doi:10.3390/ijerph19148267</w:t>
      </w:r>
    </w:p>
    <w:p w:rsidR="00000000" w:rsidDel="00000000" w:rsidP="00000000" w:rsidRDefault="00000000" w:rsidRPr="00000000" w14:paraId="00000114">
      <w:pPr>
        <w:ind w:hanging="640"/>
        <w:rPr/>
      </w:pPr>
      <w:r w:rsidDel="00000000" w:rsidR="00000000" w:rsidRPr="00000000">
        <w:rPr>
          <w:rtl w:val="0"/>
        </w:rPr>
        <w:t xml:space="preserve">12. </w:t>
        <w:tab/>
        <w:t xml:space="preserve">Bailey TC. Spatial statistical methods in health. Cad Saude Publica. 2001;17: 1083–1098. doi:10.1590/S0102-311X2001000500011</w:t>
      </w:r>
    </w:p>
    <w:p w:rsidR="00000000" w:rsidDel="00000000" w:rsidP="00000000" w:rsidRDefault="00000000" w:rsidRPr="00000000" w14:paraId="00000115">
      <w:pPr>
        <w:ind w:hanging="640"/>
        <w:rPr/>
      </w:pPr>
      <w:r w:rsidDel="00000000" w:rsidR="00000000" w:rsidRPr="00000000">
        <w:rPr>
          <w:rtl w:val="0"/>
        </w:rPr>
        <w:t xml:space="preserve">13. </w:t>
        <w:tab/>
        <w:t xml:space="preserve">Bastos LS, Economou T, Gomes MFC, Villela DAM, Coelho FC, Cruz OG, et al. A modelling approach for correcting reporting delays in disease surveillance data. Stat Med. 2019;38: 4363–4377. doi:10.1002/sim.8303</w:t>
      </w:r>
    </w:p>
    <w:p w:rsidR="00000000" w:rsidDel="00000000" w:rsidP="00000000" w:rsidRDefault="00000000" w:rsidRPr="00000000" w14:paraId="00000116">
      <w:pPr>
        <w:ind w:hanging="640"/>
        <w:rPr/>
      </w:pPr>
      <w:r w:rsidDel="00000000" w:rsidR="00000000" w:rsidRPr="00000000">
        <w:rPr>
          <w:rtl w:val="0"/>
        </w:rPr>
        <w:t xml:space="preserve">14. </w:t>
        <w:tab/>
        <w:t xml:space="preserve">Xu B, Gutierrez B, Mekaru S, Sewalk K, Goodwin L, Loskill A, et al. Epidemiological data from the COVID-19 outbreak, real-time case information. Sci Data. 2020;7. doi:10.1038/s41597-020-0448-0</w:t>
      </w:r>
    </w:p>
    <w:p w:rsidR="00000000" w:rsidDel="00000000" w:rsidP="00000000" w:rsidRDefault="00000000" w:rsidRPr="00000000" w14:paraId="00000117">
      <w:pPr>
        <w:ind w:hanging="640"/>
        <w:rPr/>
      </w:pPr>
      <w:r w:rsidDel="00000000" w:rsidR="00000000" w:rsidRPr="00000000">
        <w:rPr>
          <w:rtl w:val="0"/>
        </w:rPr>
        <w:t xml:space="preserve">15. </w:t>
        <w:tab/>
        <w:t xml:space="preserve">Bracher J, Ray EL, Gneiting T, Reich NG. Evaluating epidemic forecasts in an interval format. PLoS Computational Biology. Public Library of Science; 2021. doi:10.1371/JOURNAL.PCBI.1008618</w:t>
      </w:r>
    </w:p>
    <w:p w:rsidR="00000000" w:rsidDel="00000000" w:rsidP="00000000" w:rsidRDefault="00000000" w:rsidRPr="00000000" w14:paraId="00000118">
      <w:pPr>
        <w:ind w:hanging="640"/>
        <w:rPr/>
      </w:pPr>
      <w:r w:rsidDel="00000000" w:rsidR="00000000" w:rsidRPr="00000000">
        <w:rPr>
          <w:rtl w:val="0"/>
        </w:rPr>
        <w:t xml:space="preserve">16. </w:t>
        <w:tab/>
        <w:t xml:space="preserve">Brooks LC, Farrow DC, Hyun S, Tibshirani RJ, Rosenfeld R. Nonmechanistic forecasts of seasonal influenza with iterative one-week-ahead distributions. PLoS Comput Biol. 2018;14. doi:10.1371/journal.pcbi.1006134</w:t>
      </w:r>
    </w:p>
    <w:p w:rsidR="00000000" w:rsidDel="00000000" w:rsidP="00000000" w:rsidRDefault="00000000" w:rsidRPr="00000000" w14:paraId="00000119">
      <w:pPr>
        <w:ind w:hanging="640"/>
        <w:rPr/>
      </w:pPr>
      <w:r w:rsidDel="00000000" w:rsidR="00000000" w:rsidRPr="00000000">
        <w:rPr>
          <w:rtl w:val="0"/>
        </w:rPr>
        <w:t xml:space="preserve">17. </w:t>
        <w:tab/>
        <w:t xml:space="preserve">Rotejanaprasert C, Areechokchai D, Maude RJ. Two-step spatiotemporal anomaly detection corrected for lag reporting time with application to real-time dengue surveillance in Thailand. BMC Med Res Methodol. 2024;24: 10. doi:10.1186/s12874-024-02141-5</w:t>
      </w:r>
    </w:p>
    <w:p w:rsidR="00000000" w:rsidDel="00000000" w:rsidP="00000000" w:rsidRDefault="00000000" w:rsidRPr="00000000" w14:paraId="0000011A">
      <w:pPr>
        <w:ind w:hanging="640"/>
        <w:rPr/>
      </w:pPr>
      <w:r w:rsidDel="00000000" w:rsidR="00000000" w:rsidRPr="00000000">
        <w:rPr>
          <w:rtl w:val="0"/>
        </w:rPr>
        <w:t xml:space="preserve">18. </w:t>
        <w:tab/>
        <w:t xml:space="preserve">Kulldorff M. Prospective Time Periodic Geographical Disease Surveillance Using a Scan Statistic. J R Stat Soc Ser A Stat Soc. 2001;164: 61–72. doi:10.1111/1467-985X.00186</w:t>
      </w:r>
    </w:p>
    <w:p w:rsidR="00000000" w:rsidDel="00000000" w:rsidP="00000000" w:rsidRDefault="00000000" w:rsidRPr="00000000" w14:paraId="0000011B">
      <w:pPr>
        <w:ind w:hanging="640"/>
        <w:rPr/>
      </w:pPr>
      <w:r w:rsidDel="00000000" w:rsidR="00000000" w:rsidRPr="00000000">
        <w:rPr>
          <w:rtl w:val="0"/>
        </w:rPr>
        <w:t xml:space="preserve">19. </w:t>
        <w:tab/>
        <w:t xml:space="preserve">Xu B, Gutierrez B, Mekaru S, Sewalk K, Goodwin L, Loskill A, et al. Epidemiological data from the COVID-19 outbreak, real-time case information. Sci Data. 2020;7. doi:10.1038/s41597-020-0448-0</w:t>
      </w:r>
    </w:p>
    <w:p w:rsidR="00000000" w:rsidDel="00000000" w:rsidP="00000000" w:rsidRDefault="00000000" w:rsidRPr="00000000" w14:paraId="0000011C">
      <w:pPr>
        <w:ind w:hanging="640"/>
        <w:rPr/>
      </w:pPr>
      <w:r w:rsidDel="00000000" w:rsidR="00000000" w:rsidRPr="00000000">
        <w:rPr>
          <w:rtl w:val="0"/>
        </w:rPr>
        <w:t xml:space="preserve">20. </w:t>
        <w:tab/>
        <w:t xml:space="preserve">Lawson AB. Bayesian disease mapping: hierarchical modeling in spatial epidemiology. Chapman and Hall/CRC; 2018. </w:t>
      </w:r>
    </w:p>
    <w:p w:rsidR="00000000" w:rsidDel="00000000" w:rsidP="00000000" w:rsidRDefault="00000000" w:rsidRPr="00000000" w14:paraId="0000011D">
      <w:pPr>
        <w:ind w:hanging="640"/>
        <w:rPr/>
      </w:pPr>
      <w:r w:rsidDel="00000000" w:rsidR="00000000" w:rsidRPr="00000000">
        <w:rPr>
          <w:rtl w:val="0"/>
        </w:rPr>
        <w:t xml:space="preserve">21. </w:t>
        <w:tab/>
        <w:t xml:space="preserve">Aamodt G, Samuelsen SO, Skrondal A. A simulation study of three methods for detecting disease clusters. Int J Health Geogr. 2006;5. doi:10.1186/1476-072X-5-15</w:t>
      </w:r>
    </w:p>
    <w:p w:rsidR="00000000" w:rsidDel="00000000" w:rsidP="00000000" w:rsidRDefault="00000000" w:rsidRPr="00000000" w14:paraId="0000011E">
      <w:pPr>
        <w:ind w:hanging="640"/>
        <w:rPr/>
      </w:pPr>
      <w:r w:rsidDel="00000000" w:rsidR="00000000" w:rsidRPr="00000000">
        <w:rPr>
          <w:rtl w:val="0"/>
        </w:rPr>
        <w:t xml:space="preserve">22. </w:t>
        <w:tab/>
        <w:t xml:space="preserve">Paschoalotto MAC, Passador JL, de Oliveira LR, Lopes JEF, Dantas MK, Passador CS. The regionalization of the Brazilian national health system: Proposition for performance evaluation of the regional health departments of são paulo state, Brazil. Saude e Sociedade. 2018;27: 80–93. doi:10.1590/s0104-12902018170095</w:t>
      </w:r>
    </w:p>
    <w:p w:rsidR="00000000" w:rsidDel="00000000" w:rsidP="00000000" w:rsidRDefault="00000000" w:rsidRPr="00000000" w14:paraId="0000011F">
      <w:pPr>
        <w:ind w:hanging="640"/>
        <w:rPr/>
      </w:pPr>
      <w:r w:rsidDel="00000000" w:rsidR="00000000" w:rsidRPr="00000000">
        <w:rPr>
          <w:rtl w:val="0"/>
        </w:rPr>
        <w:t xml:space="preserve">23. </w:t>
        <w:tab/>
        <w:t xml:space="preserve">Filho RMS, dos Santos AM, Carvalho JA, De Almeida PF. Ações da Comissão Intergestores Regional 853 para gestão compartilhada de serviços especializados no Sistema Único de Saúde. Physis. 2016;26: 853–878. doi:10.1590/S0103-73312016000300008</w:t>
      </w:r>
    </w:p>
    <w:p w:rsidR="00000000" w:rsidDel="00000000" w:rsidP="00000000" w:rsidRDefault="00000000" w:rsidRPr="00000000" w14:paraId="00000120">
      <w:pPr>
        <w:ind w:hanging="640"/>
        <w:rPr/>
      </w:pPr>
      <w:r w:rsidDel="00000000" w:rsidR="00000000" w:rsidRPr="00000000">
        <w:rPr>
          <w:rtl w:val="0"/>
        </w:rPr>
        <w:t xml:space="preserve">24. </w:t>
        <w:tab/>
        <w:t xml:space="preserve">Ranzani OT, Bastos LSL, Gelli JGM, Marchesi JF, Baião F, Hamacher S, et al. Characterisation of the first 250 000 hospital admissions for COVID-19 in Brazil: a retrospective analysis of nationwide data. Lancet Respir Med. 2021;9: 407–418. doi:10.1016/S2213-2600(20)30560-9</w:t>
      </w:r>
    </w:p>
    <w:p w:rsidR="00000000" w:rsidDel="00000000" w:rsidP="00000000" w:rsidRDefault="00000000" w:rsidRPr="00000000" w14:paraId="00000121">
      <w:pPr>
        <w:ind w:hanging="640"/>
        <w:rPr/>
      </w:pPr>
      <w:r w:rsidDel="00000000" w:rsidR="00000000" w:rsidRPr="00000000">
        <w:rPr>
          <w:rtl w:val="0"/>
        </w:rPr>
        <w:t xml:space="preserve">25. </w:t>
        <w:tab/>
        <w:t xml:space="preserve">de Souza FSH, Hojo-Souza NS, de Oliveira Batista BD, da Silva CM, Guidoni DL. On the analysis of mortality risk factors for hospitalized COVID-19 patients: A data-driven study using the major Brazilian database. PLoS One. 2021;16. doi:10.1371/journal.pone.0248580</w:t>
      </w:r>
    </w:p>
    <w:p w:rsidR="00000000" w:rsidDel="00000000" w:rsidP="00000000" w:rsidRDefault="00000000" w:rsidRPr="00000000" w14:paraId="00000122">
      <w:pPr>
        <w:ind w:left="640" w:hanging="640"/>
        <w:rPr/>
      </w:pPr>
      <w:r w:rsidDel="00000000" w:rsidR="00000000" w:rsidRPr="00000000">
        <w:rPr>
          <w:rtl w:val="0"/>
        </w:rPr>
        <w:t xml:space="preserve">26. </w:t>
        <w:tab/>
        <w:t xml:space="preserve">Cramer EY, Ray EL, Lopez VK, Bracher J, Brennen A, Castro Rivadeneira AJ, et al. Evaluation of individual and ensemble probabilistic forecasts of COVID-19 mortality in the United States. Proceedings of the National Academy of Sciences. 2022;119. doi:10.1073/pnas.2113561119</w:t>
      </w:r>
    </w:p>
    <w:p w:rsidR="00000000" w:rsidDel="00000000" w:rsidP="00000000" w:rsidRDefault="00000000" w:rsidRPr="00000000" w14:paraId="000001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94100"/>
            <wp:effectExtent b="0" l="0" r="0" t="0"/>
            <wp:docPr id="2141279395" name="image75.png"/>
            <a:graphic>
              <a:graphicData uri="http://schemas.openxmlformats.org/drawingml/2006/picture">
                <pic:pic>
                  <pic:nvPicPr>
                    <pic:cNvPr id="0" name="image75.png"/>
                    <pic:cNvPicPr preferRelativeResize="0"/>
                  </pic:nvPicPr>
                  <pic:blipFill>
                    <a:blip r:embed="rId18"/>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94100"/>
            <wp:effectExtent b="0" l="0" r="0" t="0"/>
            <wp:docPr id="2141279377"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and error metrics for the 34 predictive </w:t>
      </w:r>
      <w:sdt>
        <w:sdtPr>
          <w:id w:val="1343460551"/>
          <w:tag w:val="goog_rdk_113"/>
        </w:sdtPr>
        <w:sdtContent>
          <w:commentRangeStart w:id="16"/>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w:t>
      </w:r>
      <w:commentRangeEnd w:id="16"/>
      <w:r w:rsidDel="00000000" w:rsidR="00000000" w:rsidRPr="00000000">
        <w:commentReference w:id="16"/>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time.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of the models according to Cob50 and Cob95 values and B</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error based on MAE and WIS values.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-152399</wp:posOffset>
            </wp:positionH>
            <wp:positionV relativeFrom="paragraph">
              <wp:posOffset>43166</wp:posOffset>
            </wp:positionV>
            <wp:extent cx="6286500" cy="4914900"/>
            <wp:effectExtent b="0" l="0" r="0" t="0"/>
            <wp:wrapNone/>
            <wp:docPr descr="C:\Users\avictor\AppData\Local\Packages\Microsoft.Windows.Photos_8wekyb3d8bbwe\TempState\ShareServiceTempFolder\coverage_drs.jpeg" id="2141279376" name="image54.jpg"/>
            <a:graphic>
              <a:graphicData uri="http://schemas.openxmlformats.org/drawingml/2006/picture">
                <pic:pic>
                  <pic:nvPicPr>
                    <pic:cNvPr descr="C:\Users\avictor\AppData\Local\Packages\Microsoft.Windows.Photos_8wekyb3d8bbwe\TempState\ShareServiceTempFolder\coverage_drs.jpeg" id="0" name="image54.jpg"/>
                    <pic:cNvPicPr preferRelativeResize="0"/>
                  </pic:nvPicPr>
                  <pic:blipFill>
                    <a:blip r:embed="rId20"/>
                    <a:srcRect b="0" l="0" r="0" t="0"/>
                    <a:stretch>
                      <a:fillRect/>
                    </a:stretch>
                  </pic:blipFill>
                  <pic:spPr>
                    <a:xfrm>
                      <a:off x="0" y="0"/>
                      <a:ext cx="6286500" cy="4914900"/>
                    </a:xfrm>
                    <a:prstGeom prst="rect"/>
                    <a:ln/>
                  </pic:spPr>
                </pic:pic>
              </a:graphicData>
            </a:graphic>
          </wp:anchor>
        </w:drawing>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3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F">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C">
      <w:pPr>
        <w:spacing w:line="360" w:lineRule="auto"/>
        <w:jc w:val="both"/>
        <w:rPr>
          <w:rFonts w:ascii="Arial" w:cs="Arial" w:eastAsia="Arial" w:hAnsi="Arial"/>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wp:posOffset>
            </wp:positionH>
            <wp:positionV relativeFrom="paragraph">
              <wp:posOffset>127753</wp:posOffset>
            </wp:positionV>
            <wp:extent cx="6368902" cy="4267200"/>
            <wp:effectExtent b="0" l="0" r="0" t="0"/>
            <wp:wrapNone/>
            <wp:docPr descr="C:\Users\avictor\AppData\Local\Packages\Microsoft.Windows.Photos_8wekyb3d8bbwe\TempState\ShareServiceTempFolder\wis_drs.jpeg" id="2141279367" name="image45.jpg"/>
            <a:graphic>
              <a:graphicData uri="http://schemas.openxmlformats.org/drawingml/2006/picture">
                <pic:pic>
                  <pic:nvPicPr>
                    <pic:cNvPr descr="C:\Users\avictor\AppData\Local\Packages\Microsoft.Windows.Photos_8wekyb3d8bbwe\TempState\ShareServiceTempFolder\wis_drs.jpeg" id="0" name="image45.jpg"/>
                    <pic:cNvPicPr preferRelativeResize="0"/>
                  </pic:nvPicPr>
                  <pic:blipFill>
                    <a:blip r:embed="rId21"/>
                    <a:srcRect b="0" l="0" r="0" t="0"/>
                    <a:stretch>
                      <a:fillRect/>
                    </a:stretch>
                  </pic:blipFill>
                  <pic:spPr>
                    <a:xfrm>
                      <a:off x="0" y="0"/>
                      <a:ext cx="6368902" cy="4267200"/>
                    </a:xfrm>
                    <a:prstGeom prst="rect"/>
                    <a:ln/>
                  </pic:spPr>
                </pic:pic>
              </a:graphicData>
            </a:graphic>
          </wp:anchor>
        </w:drawing>
      </w:r>
    </w:p>
    <w:p w:rsidR="00000000" w:rsidDel="00000000" w:rsidP="00000000" w:rsidRDefault="00000000" w:rsidRPr="00000000" w14:paraId="0000014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0">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1">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2">
      <w:pPr>
        <w:spacing w:after="0" w:line="360" w:lineRule="auto"/>
        <w:jc w:val="both"/>
        <w:rPr>
          <w:rFonts w:ascii="Arial" w:cs="Arial" w:eastAsia="Arial" w:hAnsi="Arial"/>
          <w:sz w:val="20"/>
          <w:szCs w:val="20"/>
        </w:rPr>
      </w:pP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 Empirical coverage of the 50% and 95% prediction intervals for the 63 CIRs in the state of São Paulo in predicting SARS outbreaks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53">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4">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5">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C">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F">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spacing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C">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Figure 3: </w:t>
      </w:r>
      <w:r w:rsidDel="00000000" w:rsidR="00000000" w:rsidRPr="00000000">
        <w:rPr>
          <w:rFonts w:ascii="Arial" w:cs="Arial" w:eastAsia="Arial" w:hAnsi="Arial"/>
          <w:rtl w:val="0"/>
        </w:rPr>
        <w:t xml:space="preserve">Decomposition of the median WIS for the 63 CIRs in the state of São Paulo, highlighting the components of overprediction, dispersion, and underprediction in the forecasting of SARS outbreaks.</w:t>
      </w:r>
    </w:p>
    <w:p w:rsidR="00000000" w:rsidDel="00000000" w:rsidP="00000000" w:rsidRDefault="00000000" w:rsidRPr="00000000" w14:paraId="0000017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7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Table S1. CIR frequency of high-risk classifications in the consolidated dataset (fig. 3).</w:t>
      </w:r>
    </w:p>
    <w:p w:rsidR="00000000" w:rsidDel="00000000" w:rsidP="00000000" w:rsidRDefault="00000000" w:rsidRPr="00000000" w14:paraId="00000172">
      <w:pPr>
        <w:spacing w:after="0" w:line="240" w:lineRule="auto"/>
        <w:jc w:val="both"/>
        <w:rPr>
          <w:rFonts w:ascii="Arial" w:cs="Arial" w:eastAsia="Arial" w:hAnsi="Arial"/>
          <w:b w:val="1"/>
          <w:bCs w:val="1"/>
        </w:rPr>
      </w:pPr>
      <w:r w:rsidDel="00000000" w:rsidR="00000000" w:rsidRPr="00000000">
        <w:rPr>
          <w:rtl w:val="0"/>
        </w:rPr>
      </w:r>
    </w:p>
    <w:tbl>
      <w:tblPr>
        <w:tblStyle w:val="Table2"/>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505"/>
        <w:tblGridChange w:id="0">
          <w:tblGrid>
            <w:gridCol w:w="2940"/>
            <w:gridCol w:w="2505"/>
          </w:tblGrid>
        </w:tblGridChange>
      </w:tblGrid>
      <w:tr>
        <w:trPr>
          <w:cantSplit w:val="0"/>
          <w:trHeight w:val="405" w:hRule="atLeast"/>
          <w:tblHeader w:val="0"/>
        </w:trPr>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CIR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of week classified as high-risk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POLO CUESTA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97.06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MARILIA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97.06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SAO JOSE DO RIO PRETO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91.18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 METRO CAMPINAS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73.53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JOSE BONIFACIO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67.65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PIRACICABA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44.12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LITORAL NORTE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41.18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CATANDUVA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38.24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 PARAIBA-REG. SERRANA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32.35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VOTUPORANGA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32.35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GRANDE ABC</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32.35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FERNANDOPOLIS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23.53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ALTO VALE DO PARAIBA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20.59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SAO PAULO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20.59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BAIXADA SANTISTA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17.65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17.65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AQUIFERO GUARANI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17.65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CENTRO OESTE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14.71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CENTRAL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14.71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TUPA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ALTO CAPIVARI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ALTA SOROCABANA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ALTO DO TIETE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DOS CONSORCIOS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ADAMANTINA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JALES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11.76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ALTA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8.82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NORTE-BARRETOS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8.82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SANTA FE DO SUL</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8.82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DOS LAGOS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8.82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BRAGANCA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5.88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RIO CLARO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LIMEIRA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CIRCUITO DA FE - VALE HISTORICO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VALE DO RIBEIRA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EXTREMO OESTE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MANANCIAIS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PONTAL DO PARANAPANEMA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ROTA DOS BANDEIRANTES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SUL-BARRETOS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CIRCUITO DAS AGUAS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BAIXA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VALE DAS CACHOEIRAS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JAU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RIO PARDO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ARARAS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CORACAO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CENTRAL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ITAPETININGA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ITAPEVA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SOROCABA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VALE DO JURUMIRIM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BAURU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FRANCO DA ROCHA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JUNDIAI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MANTIQUEIRA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HORIZONTE VERDE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OURINHOS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ASSIS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TRES COLINAS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ALTA ANHANGUERA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r>
        <w:trPr>
          <w:cantSplit w:val="0"/>
          <w:trHeight w:val="390" w:hRule="atLeast"/>
          <w:tblHeader w:val="0"/>
        </w:trPr>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ALTA MOGIANA</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0.00</w:t>
            </w:r>
          </w:p>
        </w:tc>
      </w:tr>
    </w:tbl>
    <w:p w:rsidR="00000000" w:rsidDel="00000000" w:rsidP="00000000" w:rsidRDefault="00000000" w:rsidRPr="00000000" w14:paraId="000001F3">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4">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8">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Table </w:t>
      </w:r>
      <w:sdt>
        <w:sdtPr>
          <w:id w:val="1087551597"/>
          <w:tag w:val="goog_rdk_114"/>
        </w:sdtPr>
        <w:sdtContent>
          <w:ins w:author="Raquel Gardini Sanches Palasio" w:id="40" w:date="2026-09-16T19:48:50Z">
            <w:r w:rsidDel="00000000" w:rsidR="00000000" w:rsidRPr="00000000">
              <w:rPr>
                <w:rFonts w:ascii="Arial" w:cs="Arial" w:eastAsia="Arial" w:hAnsi="Arial"/>
                <w:b w:val="1"/>
                <w:bCs w:val="1"/>
                <w:rtl w:val="0"/>
              </w:rPr>
              <w:t xml:space="preserve">S??</w:t>
            </w:r>
          </w:ins>
        </w:sdtContent>
      </w:sdt>
      <w:sdt>
        <w:sdtPr>
          <w:id w:val="1065841709"/>
          <w:tag w:val="goog_rdk_115"/>
        </w:sdtPr>
        <w:sdtContent>
          <w:del w:author="Raquel Gardini Sanches Palasio" w:id="40" w:date="2026-09-16T19:48:50Z">
            <w:r w:rsidDel="00000000" w:rsidR="00000000" w:rsidRPr="00000000">
              <w:rPr>
                <w:rFonts w:ascii="Arial" w:cs="Arial" w:eastAsia="Arial" w:hAnsi="Arial"/>
                <w:b w:val="1"/>
                <w:bCs w:val="1"/>
                <w:rtl w:val="0"/>
              </w:rPr>
              <w:delText xml:space="preserve">1</w:delText>
            </w:r>
          </w:del>
        </w:sdtContent>
      </w:sdt>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Comparison of consolidated </w:t>
      </w:r>
      <w:sdt>
        <w:sdtPr>
          <w:id w:val="-909901148"/>
          <w:tag w:val="goog_rdk_116"/>
        </w:sdtPr>
        <w:sdtContent>
          <w:ins w:author="Raquel Gardini Sanches Palasio" w:id="41" w:date="2026-09-16T20:42:58Z">
            <w:r w:rsidDel="00000000" w:rsidR="00000000" w:rsidRPr="00000000">
              <w:rPr>
                <w:rFonts w:ascii="Arial" w:cs="Arial" w:eastAsia="Arial" w:hAnsi="Arial"/>
                <w:rtl w:val="0"/>
              </w:rPr>
              <w:t xml:space="preserve">data</w:t>
            </w:r>
          </w:ins>
        </w:sdtContent>
      </w:sdt>
      <w:sdt>
        <w:sdtPr>
          <w:id w:val="1405624351"/>
          <w:tag w:val="goog_rdk_117"/>
        </w:sdtPr>
        <w:sdtContent>
          <w:del w:author="Raquel Gardini Sanches Palasio" w:id="41" w:date="2026-09-16T20:42:58Z">
            <w:r w:rsidDel="00000000" w:rsidR="00000000" w:rsidRPr="00000000">
              <w:rPr>
                <w:rFonts w:ascii="Arial" w:cs="Arial" w:eastAsia="Arial" w:hAnsi="Arial"/>
                <w:rtl w:val="0"/>
              </w:rPr>
              <w:delText xml:space="preserve">cases</w:delText>
            </w:r>
          </w:del>
        </w:sdtContent>
      </w:sdt>
      <w:r w:rsidDel="00000000" w:rsidR="00000000" w:rsidRPr="00000000">
        <w:rPr>
          <w:rFonts w:ascii="Arial" w:cs="Arial" w:eastAsia="Arial" w:hAnsi="Arial"/>
          <w:rtl w:val="0"/>
        </w:rPr>
        <w:t xml:space="preserve"> among </w:t>
      </w:r>
      <w:sdt>
        <w:sdtPr>
          <w:id w:val="312840338"/>
          <w:tag w:val="goog_rdk_118"/>
        </w:sdtPr>
        <w:sdtContent>
          <w:ins w:author="Raquel Gardini Sanches Palasio" w:id="42" w:date="2026-09-16T20:45:00Z"/>
          <w:sdt>
            <w:sdtPr>
              <w:id w:val="-220030794"/>
              <w:tag w:val="goog_rdk_119"/>
            </w:sdtPr>
            <w:sdtContent>
              <w:ins w:author="Raquel Gardini Sanches Palasio" w:id="42" w:date="2026-09-16T20:45:00Z">
                <w:r w:rsidDel="00000000" w:rsidR="00000000" w:rsidRPr="00000000">
                  <w:rPr>
                    <w:rFonts w:ascii="Arial" w:cs="Arial" w:eastAsia="Arial" w:hAnsi="Arial"/>
                    <w:rtl w:val="0"/>
                    <w:rPrChange w:author="Raquel Gardini Sanches Palasio" w:id="43" w:date="2026-09-16T20:45:00Z">
                      <w:rPr>
                        <w:rFonts w:ascii="Arial" w:cs="Arial" w:eastAsia="Arial" w:hAnsi="Arial"/>
                      </w:rPr>
                    </w:rPrChange>
                  </w:rPr>
                  <w:t xml:space="preserve">s</w:t>
                </w:r>
              </w:ins>
            </w:sdtContent>
          </w:sdt>
          <w:ins w:author="Raquel Gardini Sanches Palasio" w:id="42" w:date="2026-09-16T20:45:00Z">
            <w:sdt>
              <w:sdtPr>
                <w:id w:val="-994190621"/>
                <w:tag w:val="goog_rdk_120"/>
              </w:sdtPr>
              <w:sdtContent>
                <w:r w:rsidDel="00000000" w:rsidR="00000000" w:rsidRPr="00000000">
                  <w:rPr>
                    <w:rFonts w:ascii="Arial" w:cs="Arial" w:eastAsia="Arial" w:hAnsi="Arial"/>
                    <w:highlight w:val="yellow"/>
                    <w:rtl w:val="0"/>
                    <w:rPrChange w:author="Raquel Gardini Sanches Palasio" w:id="43" w:date="2026-09-16T20:45:00Z">
                      <w:rPr>
                        <w:rFonts w:ascii="Arial" w:cs="Arial" w:eastAsia="Arial" w:hAnsi="Arial"/>
                      </w:rPr>
                    </w:rPrChange>
                  </w:rPr>
                  <w:t xml:space="preserve">tandard Median (Std Median)</w:t>
                </w:r>
              </w:sdtContent>
            </w:sdt>
            <w:sdt>
              <w:sdtPr>
                <w:id w:val="-1227075438"/>
                <w:tag w:val="goog_rdk_121"/>
              </w:sdtPr>
              <w:sdtContent>
                <w:r w:rsidDel="00000000" w:rsidR="00000000" w:rsidRPr="00000000">
                  <w:rPr>
                    <w:rFonts w:ascii="Arial" w:cs="Arial" w:eastAsia="Arial" w:hAnsi="Arial"/>
                    <w:rtl w:val="0"/>
                    <w:rPrChange w:author="Raquel Gardini Sanches Palasio" w:id="43" w:date="2026-09-16T20:45:00Z">
                      <w:rPr>
                        <w:rFonts w:ascii="Arial" w:cs="Arial" w:eastAsia="Arial" w:hAnsi="Arial"/>
                      </w:rPr>
                    </w:rPrChange>
                  </w:rPr>
                  <w:t xml:space="preserve">, </w:t>
                </w:r>
              </w:sdtContent>
            </w:sdt>
            <w:sdt>
              <w:sdtPr>
                <w:id w:val="1879422531"/>
                <w:tag w:val="goog_rdk_122"/>
              </w:sdtPr>
              <w:sdtContent>
                <w:r w:rsidDel="00000000" w:rsidR="00000000" w:rsidRPr="00000000">
                  <w:rPr>
                    <w:rFonts w:ascii="Arial" w:cs="Arial" w:eastAsia="Arial" w:hAnsi="Arial"/>
                    <w:highlight w:val="yellow"/>
                    <w:rtl w:val="0"/>
                    <w:rPrChange w:author="Raquel Gardini Sanches Palasio" w:id="43" w:date="2026-09-16T20:45:00Z">
                      <w:rPr>
                        <w:rFonts w:ascii="Arial" w:cs="Arial" w:eastAsia="Arial" w:hAnsi="Arial"/>
                      </w:rPr>
                    </w:rPrChange>
                  </w:rPr>
                  <w:t xml:space="preserve">moving-average median (MA Median)</w:t>
                </w:r>
              </w:sdtContent>
            </w:sdt>
            <w:sdt>
              <w:sdtPr>
                <w:id w:val="-1382568747"/>
                <w:tag w:val="goog_rdk_123"/>
              </w:sdtPr>
              <w:sdtContent>
                <w:r w:rsidDel="00000000" w:rsidR="00000000" w:rsidRPr="00000000">
                  <w:rPr>
                    <w:rFonts w:ascii="Arial" w:cs="Arial" w:eastAsia="Arial" w:hAnsi="Arial"/>
                    <w:rtl w:val="0"/>
                    <w:rPrChange w:author="Raquel Gardini Sanches Palasio" w:id="43" w:date="2026-09-16T20:45:00Z">
                      <w:rPr>
                        <w:rFonts w:ascii="Arial" w:cs="Arial" w:eastAsia="Arial" w:hAnsi="Arial"/>
                      </w:rPr>
                    </w:rPrChange>
                  </w:rPr>
                  <w:t xml:space="preserve">, and naive baseline</w:t>
                </w:r>
              </w:sdtContent>
            </w:sdt>
          </w:ins>
        </w:sdtContent>
      </w:sdt>
      <w:sdt>
        <w:sdtPr>
          <w:id w:val="1785508903"/>
          <w:tag w:val="goog_rdk_124"/>
        </w:sdtPr>
        <w:sdtContent>
          <w:del w:author="Raquel Gardini Sanches Palasio" w:id="42" w:date="2026-09-16T20:45:00Z"/>
          <w:sdt>
            <w:sdtPr>
              <w:id w:val="1360852423"/>
              <w:tag w:val="goog_rdk_125"/>
            </w:sdtPr>
            <w:sdtContent>
              <w:del w:author="Raquel Gardini Sanches Palasio" w:id="42" w:date="2026-09-16T20:45:00Z">
                <w:r w:rsidDel="00000000" w:rsidR="00000000" w:rsidRPr="00000000">
                  <w:rPr>
                    <w:rFonts w:ascii="Arial" w:cs="Arial" w:eastAsia="Arial" w:hAnsi="Arial"/>
                    <w:rtl w:val="0"/>
                    <w:rPrChange w:author="Raquel Gardini Sanches Palasio" w:id="43" w:date="2026-09-16T20:45:00Z">
                      <w:rPr>
                        <w:rFonts w:ascii="Arial" w:cs="Arial" w:eastAsia="Arial" w:hAnsi="Arial"/>
                      </w:rPr>
                    </w:rPrChange>
                  </w:rPr>
                  <w:delText xml:space="preserve">median, moving median, superior, moving superior, and observed cases</w:delText>
                </w:r>
              </w:del>
            </w:sdtContent>
          </w:sdt>
          <w:del w:author="Raquel Gardini Sanches Palasio" w:id="42" w:date="2026-09-16T20:45:00Z"/>
        </w:sdtContent>
      </w:sdt>
      <w:r w:rsidDel="00000000" w:rsidR="00000000" w:rsidRPr="00000000">
        <w:rPr>
          <w:rFonts w:ascii="Arial" w:cs="Arial" w:eastAsia="Arial" w:hAnsi="Arial"/>
          <w:rtl w:val="0"/>
        </w:rPr>
        <w:t xml:space="preserve"> from the scan </w:t>
      </w:r>
      <w:r w:rsidDel="00000000" w:rsidR="00000000" w:rsidRPr="00000000">
        <w:rPr>
          <w:rFonts w:ascii="Arial" w:cs="Arial" w:eastAsia="Arial" w:hAnsi="Arial"/>
          <w:rtl w:val="0"/>
        </w:rPr>
        <w:t xml:space="preserve">prospective spatio-temporal </w:t>
      </w:r>
      <w:r w:rsidDel="00000000" w:rsidR="00000000" w:rsidRPr="00000000">
        <w:rPr>
          <w:rFonts w:ascii="Arial" w:cs="Arial" w:eastAsia="Arial" w:hAnsi="Arial"/>
          <w:rtl w:val="0"/>
        </w:rPr>
        <w:t xml:space="preserve">analysis, using the t-test for mean comparison between two groups. * Significa</w:t>
      </w:r>
      <w:r w:rsidDel="00000000" w:rsidR="00000000" w:rsidRPr="00000000">
        <w:rPr>
          <w:rFonts w:ascii="Arial" w:cs="Arial" w:eastAsia="Arial" w:hAnsi="Arial"/>
          <w:rtl w:val="0"/>
        </w:rPr>
        <w:t xml:space="preserve">nt p-value &lt; 0.05. </w:t>
      </w:r>
      <w:r w:rsidDel="00000000" w:rsidR="00000000" w:rsidRPr="00000000">
        <w:rPr>
          <w:rFonts w:ascii="Arial" w:cs="Arial" w:eastAsia="Arial" w:hAnsi="Arial"/>
          <w:rtl w:val="0"/>
        </w:rPr>
        <w:t xml:space="preserve">N = number of CIR areas.</w:t>
      </w:r>
      <w:r w:rsidDel="00000000" w:rsidR="00000000" w:rsidRPr="00000000">
        <w:rPr>
          <w:rtl w:val="0"/>
        </w:rPr>
      </w:r>
    </w:p>
    <w:p w:rsidR="00000000" w:rsidDel="00000000" w:rsidP="00000000" w:rsidRDefault="00000000" w:rsidRPr="00000000" w14:paraId="000001F9">
      <w:pPr>
        <w:spacing w:after="0" w:line="240" w:lineRule="auto"/>
        <w:jc w:val="both"/>
        <w:rPr>
          <w:rFonts w:ascii="Arial" w:cs="Arial" w:eastAsia="Arial" w:hAnsi="Arial"/>
        </w:rPr>
      </w:pPr>
      <w:r w:rsidDel="00000000" w:rsidR="00000000" w:rsidRPr="00000000">
        <w:rPr>
          <w:rtl w:val="0"/>
        </w:rPr>
      </w:r>
    </w:p>
    <w:tbl>
      <w:tblPr>
        <w:tblStyle w:val="Table3"/>
        <w:tblW w:w="7983.0" w:type="dxa"/>
        <w:jc w:val="center"/>
        <w:tblLayout w:type="fixed"/>
        <w:tblLook w:val="04A0"/>
      </w:tblPr>
      <w:tblGrid>
        <w:gridCol w:w="1843"/>
        <w:gridCol w:w="851"/>
        <w:gridCol w:w="850"/>
        <w:gridCol w:w="709"/>
        <w:gridCol w:w="709"/>
        <w:gridCol w:w="708"/>
        <w:gridCol w:w="709"/>
        <w:gridCol w:w="767"/>
        <w:gridCol w:w="837"/>
        <w:tblGridChange w:id="0">
          <w:tblGrid>
            <w:gridCol w:w="1843"/>
            <w:gridCol w:w="851"/>
            <w:gridCol w:w="850"/>
            <w:gridCol w:w="709"/>
            <w:gridCol w:w="709"/>
            <w:gridCol w:w="708"/>
            <w:gridCol w:w="709"/>
            <w:gridCol w:w="767"/>
            <w:gridCol w:w="837"/>
          </w:tblGrid>
        </w:tblGridChange>
      </w:tblGrid>
      <w:tr>
        <w:trPr>
          <w:cantSplit w:val="0"/>
          <w:trHeight w:val="300" w:hRule="atLeast"/>
          <w:tblHeader w:val="0"/>
        </w:trPr>
        <w:tc>
          <w:tcPr>
            <w:tcBorders>
              <w:bottom w:color="000000" w:space="0" w:sz="0" w:val="nil"/>
            </w:tcBorders>
          </w:tcPr>
          <w:p w:rsidR="00000000" w:rsidDel="00000000" w:rsidP="00000000" w:rsidRDefault="00000000" w:rsidRPr="00000000" w14:paraId="000001FA">
            <w:pPr>
              <w:rPr>
                <w:rFonts w:ascii="Arial" w:cs="Arial" w:eastAsia="Arial" w:hAnsi="Arial"/>
                <w:color w:val="000000"/>
                <w:sz w:val="18"/>
                <w:szCs w:val="18"/>
              </w:rPr>
            </w:pPr>
            <w:r w:rsidDel="00000000" w:rsidR="00000000" w:rsidRPr="00000000">
              <w:rPr>
                <w:rtl w:val="0"/>
              </w:rPr>
            </w:r>
          </w:p>
        </w:tc>
        <w:tc>
          <w:tcPr>
            <w:gridSpan w:val="3"/>
            <w:tcBorders>
              <w:bottom w:color="000000" w:space="0" w:sz="0" w:val="nil"/>
              <w:right w:color="000000" w:space="0" w:sz="4" w:val="single"/>
            </w:tcBorders>
          </w:tcPr>
          <w:p w:rsidR="00000000" w:rsidDel="00000000" w:rsidP="00000000" w:rsidRDefault="00000000" w:rsidRPr="00000000" w14:paraId="000001FB">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Categorias RR (N)</w:t>
            </w:r>
          </w:p>
        </w:tc>
        <w:tc>
          <w:tcPr>
            <w:gridSpan w:val="3"/>
            <w:tcBorders>
              <w:left w:color="000000" w:space="0" w:sz="4" w:val="single"/>
              <w:bottom w:color="000000" w:space="0" w:sz="0" w:val="nil"/>
              <w:right w:color="000000" w:space="0" w:sz="4" w:val="single"/>
            </w:tcBorders>
          </w:tcPr>
          <w:p w:rsidR="00000000" w:rsidDel="00000000" w:rsidP="00000000" w:rsidRDefault="00000000" w:rsidRPr="00000000" w14:paraId="000001FE">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RR</w:t>
            </w:r>
          </w:p>
        </w:tc>
        <w:tc>
          <w:tcPr>
            <w:tcBorders>
              <w:left w:color="000000" w:space="0" w:sz="4" w:val="single"/>
              <w:bottom w:color="000000" w:space="0" w:sz="0" w:val="nil"/>
            </w:tcBorders>
          </w:tcPr>
          <w:p w:rsidR="00000000" w:rsidDel="00000000" w:rsidP="00000000" w:rsidRDefault="00000000" w:rsidRPr="00000000" w14:paraId="00000201">
            <w:pPr>
              <w:rPr>
                <w:rFonts w:ascii="Arial" w:cs="Arial" w:eastAsia="Arial" w:hAnsi="Arial"/>
                <w:color w:val="000000"/>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202">
            <w:pPr>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tcBorders>
              <w:bottom w:color="000000" w:space="0" w:sz="4" w:val="single"/>
            </w:tcBorders>
          </w:tcPr>
          <w:p w:rsidR="00000000" w:rsidDel="00000000" w:rsidP="00000000" w:rsidRDefault="00000000" w:rsidRPr="00000000" w14:paraId="00000203">
            <w:pPr>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04">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1.1-2.0</w:t>
            </w:r>
          </w:p>
        </w:tc>
        <w:tc>
          <w:tcPr>
            <w:tcBorders>
              <w:bottom w:color="000000" w:space="0" w:sz="4" w:val="single"/>
            </w:tcBorders>
            <w:shd w:fill="auto" w:val="clear"/>
          </w:tcPr>
          <w:p w:rsidR="00000000" w:rsidDel="00000000" w:rsidP="00000000" w:rsidRDefault="00000000" w:rsidRPr="00000000" w14:paraId="00000205">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2.0-3.0</w:t>
            </w:r>
          </w:p>
        </w:tc>
        <w:tc>
          <w:tcPr>
            <w:tcBorders>
              <w:bottom w:color="000000" w:space="0" w:sz="4" w:val="single"/>
              <w:right w:color="000000" w:space="0" w:sz="4" w:val="single"/>
            </w:tcBorders>
            <w:shd w:fill="auto" w:val="clear"/>
          </w:tcPr>
          <w:p w:rsidR="00000000" w:rsidDel="00000000" w:rsidP="00000000" w:rsidRDefault="00000000" w:rsidRPr="00000000" w14:paraId="00000206">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&gt;3</w:t>
            </w:r>
          </w:p>
        </w:tc>
        <w:tc>
          <w:tcPr>
            <w:tcBorders>
              <w:left w:color="000000" w:space="0" w:sz="4" w:val="single"/>
              <w:bottom w:color="000000" w:space="0" w:sz="4" w:val="single"/>
            </w:tcBorders>
            <w:shd w:fill="auto" w:val="clear"/>
          </w:tcPr>
          <w:p w:rsidR="00000000" w:rsidDel="00000000" w:rsidP="00000000" w:rsidRDefault="00000000" w:rsidRPr="00000000" w14:paraId="00000207">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w:t>
            </w:r>
          </w:p>
        </w:tc>
        <w:tc>
          <w:tcPr>
            <w:tcBorders>
              <w:bottom w:color="000000" w:space="0" w:sz="4" w:val="single"/>
            </w:tcBorders>
            <w:shd w:fill="auto" w:val="clear"/>
          </w:tcPr>
          <w:p w:rsidR="00000000" w:rsidDel="00000000" w:rsidP="00000000" w:rsidRDefault="00000000" w:rsidRPr="00000000" w14:paraId="00000208">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mean</w:t>
            </w:r>
          </w:p>
        </w:tc>
        <w:tc>
          <w:tcPr>
            <w:tcBorders>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sd</w:t>
            </w:r>
          </w:p>
        </w:tc>
        <w:tc>
          <w:tcPr>
            <w:tcBorders>
              <w:left w:color="000000" w:space="0" w:sz="4" w:val="single"/>
              <w:bottom w:color="000000" w:space="0" w:sz="4" w:val="single"/>
            </w:tcBorders>
            <w:shd w:fill="auto" w:val="clear"/>
          </w:tcPr>
          <w:p w:rsidR="00000000" w:rsidDel="00000000" w:rsidP="00000000" w:rsidRDefault="00000000" w:rsidRPr="00000000" w14:paraId="0000020A">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t-test</w:t>
            </w:r>
          </w:p>
        </w:tc>
        <w:tc>
          <w:tcPr>
            <w:tcBorders>
              <w:bottom w:color="000000" w:space="0" w:sz="4" w:val="single"/>
            </w:tcBorders>
            <w:shd w:fill="auto" w:val="clear"/>
          </w:tcPr>
          <w:p w:rsidR="00000000" w:rsidDel="00000000" w:rsidP="00000000" w:rsidRDefault="00000000" w:rsidRPr="00000000" w14:paraId="0000020B">
            <w:pPr>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p.value</w:t>
            </w:r>
          </w:p>
        </w:tc>
      </w:tr>
      <w:tr>
        <w:trPr>
          <w:cantSplit w:val="0"/>
          <w:trHeight w:val="300" w:hRule="atLeast"/>
          <w:tblHeader w:val="0"/>
        </w:trPr>
        <w:tc>
          <w:tcPr>
            <w:tcBorders>
              <w:top w:color="000000" w:space="0" w:sz="4" w:val="single"/>
            </w:tcBorders>
          </w:tcPr>
          <w:p w:rsidR="00000000" w:rsidDel="00000000" w:rsidP="00000000" w:rsidRDefault="00000000" w:rsidRPr="00000000" w14:paraId="0000020C">
            <w:pPr>
              <w:jc w:val="left"/>
              <w:rPr>
                <w:rFonts w:ascii="Arial" w:cs="Arial" w:eastAsia="Arial" w:hAnsi="Arial"/>
                <w:b w:val="1"/>
                <w:bCs w:val="1"/>
                <w:color w:val="000000"/>
                <w:sz w:val="18"/>
                <w:szCs w:val="18"/>
              </w:rPr>
            </w:pPr>
            <w:r w:rsidDel="00000000" w:rsidR="00000000" w:rsidRPr="00000000">
              <w:rPr>
                <w:rFonts w:ascii="Arial" w:cs="Arial" w:eastAsia="Arial" w:hAnsi="Arial"/>
                <w:b w:val="1"/>
                <w:bCs w:val="1"/>
                <w:sz w:val="18"/>
                <w:szCs w:val="18"/>
                <w:rtl w:val="0"/>
              </w:rPr>
              <w:t xml:space="preserve">Consolidated data</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20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206</w:t>
            </w:r>
          </w:p>
        </w:tc>
        <w:tc>
          <w:tcPr>
            <w:tcBorders>
              <w:top w:color="000000" w:space="0" w:sz="4" w:val="single"/>
            </w:tcBorders>
            <w:shd w:fill="auto" w:val="clear"/>
          </w:tcPr>
          <w:p w:rsidR="00000000" w:rsidDel="00000000" w:rsidP="00000000" w:rsidRDefault="00000000" w:rsidRPr="00000000" w14:paraId="0000020E">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85</w:t>
            </w:r>
          </w:p>
        </w:tc>
        <w:tc>
          <w:tcPr>
            <w:tcBorders>
              <w:top w:color="000000" w:space="0" w:sz="4" w:val="single"/>
              <w:right w:color="000000" w:space="0" w:sz="4" w:val="single"/>
            </w:tcBorders>
            <w:shd w:fill="auto" w:val="clear"/>
          </w:tcPr>
          <w:p w:rsidR="00000000" w:rsidDel="00000000" w:rsidP="00000000" w:rsidRDefault="00000000" w:rsidRPr="00000000" w14:paraId="0000020F">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38</w:t>
            </w:r>
          </w:p>
        </w:tc>
        <w:tc>
          <w:tcPr>
            <w:tcBorders>
              <w:top w:color="000000" w:space="0" w:sz="4" w:val="single"/>
              <w:left w:color="000000" w:space="0" w:sz="4" w:val="single"/>
            </w:tcBorders>
            <w:shd w:fill="auto" w:val="clear"/>
          </w:tcPr>
          <w:p w:rsidR="00000000" w:rsidDel="00000000" w:rsidP="00000000" w:rsidRDefault="00000000" w:rsidRPr="00000000" w14:paraId="00000210">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329</w:t>
            </w:r>
          </w:p>
        </w:tc>
        <w:tc>
          <w:tcPr>
            <w:tcBorders>
              <w:top w:color="000000" w:space="0" w:sz="4" w:val="single"/>
            </w:tcBorders>
            <w:shd w:fill="auto" w:val="clear"/>
          </w:tcPr>
          <w:p w:rsidR="00000000" w:rsidDel="00000000" w:rsidP="00000000" w:rsidRDefault="00000000" w:rsidRPr="00000000" w14:paraId="00000211">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2.09</w:t>
            </w:r>
          </w:p>
        </w:tc>
        <w:tc>
          <w:tcPr>
            <w:tcBorders>
              <w:top w:color="000000" w:space="0" w:sz="4" w:val="single"/>
              <w:right w:color="000000" w:space="0" w:sz="4" w:val="single"/>
            </w:tcBorders>
            <w:shd w:fill="auto" w:val="clear"/>
          </w:tcPr>
          <w:p w:rsidR="00000000" w:rsidDel="00000000" w:rsidP="00000000" w:rsidRDefault="00000000" w:rsidRPr="00000000" w14:paraId="00000212">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0.77</w:t>
            </w:r>
          </w:p>
        </w:tc>
        <w:tc>
          <w:tcPr>
            <w:tcBorders>
              <w:top w:color="000000" w:space="0" w:sz="4" w:val="single"/>
              <w:left w:color="000000" w:space="0" w:sz="4" w:val="single"/>
            </w:tcBorders>
            <w:shd w:fill="auto" w:val="clear"/>
          </w:tcPr>
          <w:p w:rsidR="00000000" w:rsidDel="00000000" w:rsidP="00000000" w:rsidRDefault="00000000" w:rsidRPr="00000000" w14:paraId="00000213">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t>
            </w:r>
          </w:p>
        </w:tc>
        <w:tc>
          <w:tcPr>
            <w:tcBorders>
              <w:top w:color="000000" w:space="0" w:sz="4" w:val="single"/>
            </w:tcBorders>
            <w:shd w:fill="auto" w:val="clear"/>
          </w:tcPr>
          <w:p w:rsidR="00000000" w:rsidDel="00000000" w:rsidP="00000000" w:rsidRDefault="00000000" w:rsidRPr="00000000" w14:paraId="0000021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r>
        <w:trPr>
          <w:cantSplit w:val="0"/>
          <w:trHeight w:val="300" w:hRule="atLeast"/>
          <w:tblHeader w:val="0"/>
        </w:trPr>
        <w:tc>
          <w:tcPr/>
          <w:p w:rsidR="00000000" w:rsidDel="00000000" w:rsidP="00000000" w:rsidRDefault="00000000" w:rsidRPr="00000000" w14:paraId="00000215">
            <w:pPr>
              <w:jc w:val="left"/>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Std Median</w:t>
            </w:r>
          </w:p>
        </w:tc>
        <w:tc>
          <w:tcPr>
            <w:shd w:fill="auto" w:val="clear"/>
          </w:tcPr>
          <w:p w:rsidR="00000000" w:rsidDel="00000000" w:rsidP="00000000" w:rsidRDefault="00000000" w:rsidRPr="00000000" w14:paraId="00000216">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134</w:t>
            </w:r>
          </w:p>
        </w:tc>
        <w:tc>
          <w:tcPr>
            <w:shd w:fill="auto" w:val="clear"/>
          </w:tcPr>
          <w:p w:rsidR="00000000" w:rsidDel="00000000" w:rsidP="00000000" w:rsidRDefault="00000000" w:rsidRPr="00000000" w14:paraId="00000217">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115</w:t>
            </w:r>
          </w:p>
        </w:tc>
        <w:tc>
          <w:tcPr>
            <w:tcBorders>
              <w:right w:color="000000" w:space="0" w:sz="4" w:val="single"/>
            </w:tcBorders>
            <w:shd w:fill="auto" w:val="clear"/>
          </w:tcPr>
          <w:p w:rsidR="00000000" w:rsidDel="00000000" w:rsidP="00000000" w:rsidRDefault="00000000" w:rsidRPr="00000000" w14:paraId="00000218">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48</w:t>
            </w:r>
          </w:p>
        </w:tc>
        <w:tc>
          <w:tcPr>
            <w:tcBorders>
              <w:left w:color="000000" w:space="0" w:sz="4" w:val="single"/>
            </w:tcBorders>
            <w:shd w:fill="auto" w:val="clear"/>
          </w:tcPr>
          <w:p w:rsidR="00000000" w:rsidDel="00000000" w:rsidP="00000000" w:rsidRDefault="00000000" w:rsidRPr="00000000" w14:paraId="00000219">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297</w:t>
            </w:r>
          </w:p>
        </w:tc>
        <w:tc>
          <w:tcPr>
            <w:shd w:fill="auto" w:val="clear"/>
          </w:tcPr>
          <w:p w:rsidR="00000000" w:rsidDel="00000000" w:rsidP="00000000" w:rsidRDefault="00000000" w:rsidRPr="00000000" w14:paraId="0000021A">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2.49</w:t>
            </w:r>
          </w:p>
        </w:tc>
        <w:tc>
          <w:tcPr>
            <w:tcBorders>
              <w:right w:color="000000" w:space="0" w:sz="4" w:val="single"/>
            </w:tcBorders>
            <w:shd w:fill="auto" w:val="clear"/>
          </w:tcPr>
          <w:p w:rsidR="00000000" w:rsidDel="00000000" w:rsidP="00000000" w:rsidRDefault="00000000" w:rsidRPr="00000000" w14:paraId="0000021B">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2.04</w:t>
            </w:r>
          </w:p>
        </w:tc>
        <w:tc>
          <w:tcPr>
            <w:tcBorders>
              <w:left w:color="000000" w:space="0" w:sz="4" w:val="single"/>
            </w:tcBorders>
            <w:shd w:fill="auto" w:val="clear"/>
          </w:tcPr>
          <w:p w:rsidR="00000000" w:rsidDel="00000000" w:rsidP="00000000" w:rsidRDefault="00000000" w:rsidRPr="00000000" w14:paraId="0000021C">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3.1296</w:t>
            </w:r>
          </w:p>
        </w:tc>
        <w:tc>
          <w:tcPr>
            <w:shd w:fill="auto" w:val="clear"/>
          </w:tcPr>
          <w:p w:rsidR="00000000" w:rsidDel="00000000" w:rsidP="00000000" w:rsidRDefault="00000000" w:rsidRPr="00000000" w14:paraId="0000021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0.0019*</w:t>
            </w:r>
          </w:p>
        </w:tc>
      </w:tr>
      <w:tr>
        <w:trPr>
          <w:cantSplit w:val="0"/>
          <w:trHeight w:val="300" w:hRule="atLeast"/>
          <w:tblHeader w:val="0"/>
        </w:trPr>
        <w:tc>
          <w:tcPr/>
          <w:p w:rsidR="00000000" w:rsidDel="00000000" w:rsidP="00000000" w:rsidRDefault="00000000" w:rsidRPr="00000000" w14:paraId="0000021E">
            <w:pPr>
              <w:jc w:val="left"/>
              <w:rPr>
                <w:rFonts w:ascii="Arial" w:cs="Arial" w:eastAsia="Arial" w:hAnsi="Arial"/>
                <w:b w:val="1"/>
                <w:bCs w:val="1"/>
                <w:i w:val="0"/>
                <w:iCs w:val="0"/>
                <w:color w:val="000000"/>
                <w:sz w:val="18"/>
                <w:szCs w:val="18"/>
              </w:rPr>
            </w:pPr>
            <w:r w:rsidDel="00000000" w:rsidR="00000000" w:rsidRPr="00000000">
              <w:rPr>
                <w:rFonts w:ascii="Arial" w:cs="Arial" w:eastAsia="Arial" w:hAnsi="Arial"/>
                <w:b w:val="1"/>
                <w:bCs w:val="1"/>
                <w:i w:val="0"/>
                <w:iCs w:val="0"/>
                <w:color w:val="000000"/>
                <w:sz w:val="18"/>
                <w:szCs w:val="18"/>
                <w:rtl w:val="0"/>
              </w:rPr>
              <w:t xml:space="preserve">M</w:t>
            </w:r>
            <w:r w:rsidDel="00000000" w:rsidR="00000000" w:rsidRPr="00000000">
              <w:rPr>
                <w:rFonts w:ascii="Arial" w:cs="Arial" w:eastAsia="Arial" w:hAnsi="Arial"/>
                <w:b w:val="1"/>
                <w:bCs w:val="1"/>
                <w:i w:val="0"/>
                <w:iCs w:val="0"/>
                <w:sz w:val="18"/>
                <w:szCs w:val="18"/>
                <w:rtl w:val="0"/>
              </w:rPr>
              <w:t xml:space="preserve">A</w:t>
            </w:r>
            <w:r w:rsidDel="00000000" w:rsidR="00000000" w:rsidRPr="00000000">
              <w:rPr>
                <w:rFonts w:ascii="Arial" w:cs="Arial" w:eastAsia="Arial" w:hAnsi="Arial"/>
                <w:b w:val="1"/>
                <w:bCs w:val="1"/>
                <w:i w:val="0"/>
                <w:iCs w:val="0"/>
                <w:color w:val="000000"/>
                <w:sz w:val="18"/>
                <w:szCs w:val="18"/>
                <w:rtl w:val="0"/>
              </w:rPr>
              <w:t xml:space="preserve"> median</w:t>
            </w:r>
          </w:p>
        </w:tc>
        <w:tc>
          <w:tcPr>
            <w:shd w:fill="auto" w:val="clear"/>
          </w:tcPr>
          <w:p w:rsidR="00000000" w:rsidDel="00000000" w:rsidP="00000000" w:rsidRDefault="00000000" w:rsidRPr="00000000" w14:paraId="0000021F">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203</w:t>
            </w:r>
          </w:p>
        </w:tc>
        <w:tc>
          <w:tcPr>
            <w:shd w:fill="auto" w:val="clear"/>
          </w:tcPr>
          <w:p w:rsidR="00000000" w:rsidDel="00000000" w:rsidP="00000000" w:rsidRDefault="00000000" w:rsidRPr="00000000" w14:paraId="00000220">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87</w:t>
            </w:r>
          </w:p>
        </w:tc>
        <w:tc>
          <w:tcPr>
            <w:tcBorders>
              <w:right w:color="000000" w:space="0" w:sz="4" w:val="single"/>
            </w:tcBorders>
            <w:shd w:fill="auto" w:val="clear"/>
          </w:tcPr>
          <w:p w:rsidR="00000000" w:rsidDel="00000000" w:rsidP="00000000" w:rsidRDefault="00000000" w:rsidRPr="00000000" w14:paraId="00000221">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34</w:t>
            </w:r>
          </w:p>
        </w:tc>
        <w:tc>
          <w:tcPr>
            <w:tcBorders>
              <w:left w:color="000000" w:space="0" w:sz="4" w:val="single"/>
            </w:tcBorders>
            <w:shd w:fill="auto" w:val="clear"/>
          </w:tcPr>
          <w:p w:rsidR="00000000" w:rsidDel="00000000" w:rsidP="00000000" w:rsidRDefault="00000000" w:rsidRPr="00000000" w14:paraId="00000222">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324</w:t>
            </w:r>
          </w:p>
        </w:tc>
        <w:tc>
          <w:tcPr>
            <w:shd w:fill="auto" w:val="clear"/>
          </w:tcPr>
          <w:p w:rsidR="00000000" w:rsidDel="00000000" w:rsidP="00000000" w:rsidRDefault="00000000" w:rsidRPr="00000000" w14:paraId="00000223">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2.16</w:t>
            </w:r>
          </w:p>
        </w:tc>
        <w:tc>
          <w:tcPr>
            <w:tcBorders>
              <w:right w:color="000000" w:space="0" w:sz="4" w:val="single"/>
            </w:tcBorders>
            <w:shd w:fill="auto" w:val="clear"/>
          </w:tcPr>
          <w:p w:rsidR="00000000" w:rsidDel="00000000" w:rsidP="00000000" w:rsidRDefault="00000000" w:rsidRPr="00000000" w14:paraId="00000224">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1.09</w:t>
            </w:r>
          </w:p>
        </w:tc>
        <w:tc>
          <w:tcPr>
            <w:tcBorders>
              <w:left w:color="000000" w:space="0" w:sz="4" w:val="single"/>
            </w:tcBorders>
            <w:shd w:fill="auto" w:val="clear"/>
          </w:tcPr>
          <w:p w:rsidR="00000000" w:rsidDel="00000000" w:rsidP="00000000" w:rsidRDefault="00000000" w:rsidRPr="00000000" w14:paraId="00000225">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0.8465</w:t>
            </w:r>
          </w:p>
        </w:tc>
        <w:tc>
          <w:tcPr>
            <w:shd w:fill="auto" w:val="clear"/>
          </w:tcPr>
          <w:p w:rsidR="00000000" w:rsidDel="00000000" w:rsidP="00000000" w:rsidRDefault="00000000" w:rsidRPr="00000000" w14:paraId="00000226">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0.3976</w:t>
            </w:r>
          </w:p>
        </w:tc>
      </w:tr>
      <w:tr>
        <w:trPr>
          <w:cantSplit w:val="0"/>
          <w:trHeight w:val="300" w:hRule="atLeast"/>
          <w:tblHeader w:val="0"/>
        </w:trPr>
        <w:tc>
          <w:tcPr/>
          <w:p w:rsidR="00000000" w:rsidDel="00000000" w:rsidP="00000000" w:rsidRDefault="00000000" w:rsidRPr="00000000" w14:paraId="00000227">
            <w:pPr>
              <w:jc w:val="left"/>
              <w:rPr>
                <w:rFonts w:ascii="Arial" w:cs="Arial" w:eastAsia="Arial" w:hAnsi="Arial"/>
                <w:b w:val="1"/>
                <w:bCs w:val="1"/>
                <w:i w:val="0"/>
                <w:iCs w:val="0"/>
                <w:color w:val="000000"/>
                <w:sz w:val="18"/>
                <w:szCs w:val="18"/>
              </w:rPr>
            </w:pPr>
            <w:r w:rsidDel="00000000" w:rsidR="00000000" w:rsidRPr="00000000">
              <w:rPr>
                <w:rFonts w:ascii="Arial" w:cs="Arial" w:eastAsia="Arial" w:hAnsi="Arial"/>
                <w:b w:val="1"/>
                <w:bCs w:val="1"/>
                <w:sz w:val="18"/>
                <w:szCs w:val="18"/>
                <w:rtl w:val="0"/>
              </w:rPr>
              <w:t xml:space="preserve">Naive baseline </w:t>
            </w:r>
            <w:r w:rsidDel="00000000" w:rsidR="00000000" w:rsidRPr="00000000">
              <w:rPr>
                <w:rtl w:val="0"/>
              </w:rPr>
            </w:r>
          </w:p>
        </w:tc>
        <w:tc>
          <w:tcPr>
            <w:shd w:fill="auto" w:val="clear"/>
          </w:tcPr>
          <w:p w:rsidR="00000000" w:rsidDel="00000000" w:rsidP="00000000" w:rsidRDefault="00000000" w:rsidRPr="00000000" w14:paraId="00000228">
            <w:pPr>
              <w:jc w:val="center"/>
              <w:rPr>
                <w:rFonts w:ascii="Arial" w:cs="Arial" w:eastAsia="Arial" w:hAnsi="Arial"/>
                <w:color w:val="000000"/>
                <w:sz w:val="18"/>
                <w:szCs w:val="18"/>
              </w:rPr>
            </w:pPr>
            <w:r w:rsidDel="00000000" w:rsidR="00000000" w:rsidRPr="00000000">
              <w:rPr>
                <w:rtl w:val="0"/>
              </w:rPr>
            </w:r>
          </w:p>
        </w:tc>
        <w:tc>
          <w:tcPr>
            <w:shd w:fill="auto" w:val="clear"/>
          </w:tcPr>
          <w:p w:rsidR="00000000" w:rsidDel="00000000" w:rsidP="00000000" w:rsidRDefault="00000000" w:rsidRPr="00000000" w14:paraId="00000229">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tcBorders>
              <w:right w:color="000000" w:space="0" w:sz="4" w:val="single"/>
            </w:tcBorders>
            <w:shd w:fill="auto" w:val="clear"/>
          </w:tcPr>
          <w:p w:rsidR="00000000" w:rsidDel="00000000" w:rsidP="00000000" w:rsidRDefault="00000000" w:rsidRPr="00000000" w14:paraId="0000022A">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c>
          <w:tcPr>
            <w:tcBorders>
              <w:left w:color="000000" w:space="0" w:sz="4" w:val="single"/>
            </w:tcBorders>
            <w:shd w:fill="auto" w:val="clear"/>
          </w:tcPr>
          <w:p w:rsidR="00000000" w:rsidDel="00000000" w:rsidP="00000000" w:rsidRDefault="00000000" w:rsidRPr="00000000" w14:paraId="0000022B">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w:t>
            </w:r>
          </w:p>
        </w:tc>
        <w:tc>
          <w:tcPr>
            <w:shd w:fill="auto" w:val="clear"/>
          </w:tcPr>
          <w:p w:rsidR="00000000" w:rsidDel="00000000" w:rsidP="00000000" w:rsidRDefault="00000000" w:rsidRPr="00000000" w14:paraId="0000022C">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2.56</w:t>
            </w:r>
          </w:p>
        </w:tc>
        <w:tc>
          <w:tcPr>
            <w:tcBorders>
              <w:right w:color="000000" w:space="0" w:sz="4" w:val="single"/>
            </w:tcBorders>
            <w:shd w:fill="auto" w:val="clear"/>
          </w:tcPr>
          <w:p w:rsidR="00000000" w:rsidDel="00000000" w:rsidP="00000000" w:rsidRDefault="00000000" w:rsidRPr="00000000" w14:paraId="0000022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0.46</w:t>
            </w:r>
          </w:p>
        </w:tc>
        <w:tc>
          <w:tcPr>
            <w:tcBorders>
              <w:left w:color="000000" w:space="0" w:sz="4" w:val="single"/>
            </w:tcBorders>
            <w:shd w:fill="auto" w:val="clear"/>
          </w:tcPr>
          <w:sdt>
            <w:sdtPr>
              <w:id w:val="-359951713"/>
              <w:tag w:val="goog_rdk_129"/>
            </w:sdtPr>
            <w:sdtContent>
              <w:p w:rsidR="00000000" w:rsidDel="00000000" w:rsidP="00000000" w:rsidRDefault="00000000" w:rsidRPr="00000000" w14:paraId="0000022E">
                <w:pPr>
                  <w:jc w:val="center"/>
                  <w:rPr>
                    <w:ins w:author="Raquel Gardini Sanches Palasio" w:id="44" w:date="2026-09-16T19:48:23Z"/>
                    <w:rFonts w:ascii="Arial" w:cs="Arial" w:eastAsia="Arial" w:hAnsi="Arial"/>
                    <w:sz w:val="18"/>
                    <w:szCs w:val="18"/>
                    <w:rPrChange w:author="Raquel Gardini Sanches Palasio" w:id="45" w:date="2026-09-16T19:48:23Z">
                      <w:rPr>
                        <w:rFonts w:ascii="Arial" w:cs="Arial" w:eastAsia="Arial" w:hAnsi="Arial"/>
                        <w:color w:val="000000"/>
                        <w:sz w:val="18"/>
                        <w:szCs w:val="18"/>
                      </w:rPr>
                    </w:rPrChange>
                  </w:rPr>
                </w:pPr>
                <w:sdt>
                  <w:sdtPr>
                    <w:id w:val="-1233627354"/>
                    <w:tag w:val="goog_rdk_127"/>
                  </w:sdtPr>
                  <w:sdtContent>
                    <w:ins w:author="Raquel Gardini Sanches Palasio" w:id="44" w:date="2026-09-16T19:48:23Z"/>
                    <w:sdt>
                      <w:sdtPr>
                        <w:id w:val="748393908"/>
                        <w:tag w:val="goog_rdk_128"/>
                      </w:sdtPr>
                      <w:sdtContent>
                        <w:ins w:author="Raquel Gardini Sanches Palasio" w:id="44" w:date="2026-09-16T19:48:23Z">
                          <w:r w:rsidDel="00000000" w:rsidR="00000000" w:rsidRPr="00000000">
                            <w:rPr>
                              <w:rFonts w:ascii="Arial" w:cs="Arial" w:eastAsia="Arial" w:hAnsi="Arial"/>
                              <w:sz w:val="18"/>
                              <w:szCs w:val="18"/>
                              <w:rtl w:val="0"/>
                              <w:rPrChange w:author="Raquel Gardini Sanches Palasio" w:id="45" w:date="2026-09-16T19:48:23Z">
                                <w:rPr>
                                  <w:rFonts w:ascii="Arial" w:cs="Arial" w:eastAsia="Arial" w:hAnsi="Arial"/>
                                  <w:color w:val="000000"/>
                                  <w:sz w:val="18"/>
                                  <w:szCs w:val="18"/>
                                </w:rPr>
                              </w:rPrChange>
                            </w:rPr>
                            <w:t xml:space="preserve">2.9432</w:t>
                          </w:r>
                        </w:ins>
                      </w:sdtContent>
                    </w:sdt>
                    <w:ins w:author="Raquel Gardini Sanches Palasio" w:id="44" w:date="2026-09-16T19:48:23Z"/>
                  </w:sdtContent>
                </w:sdt>
              </w:p>
            </w:sdtContent>
          </w:sdt>
          <w:sdt>
            <w:sdtPr>
              <w:id w:val="1558769207"/>
              <w:tag w:val="goog_rdk_134"/>
            </w:sdtPr>
            <w:sdtContent>
              <w:p w:rsidR="00000000" w:rsidDel="00000000" w:rsidP="00000000" w:rsidRDefault="00000000" w:rsidRPr="00000000" w14:paraId="0000022F">
                <w:pPr>
                  <w:jc w:val="center"/>
                  <w:rPr>
                    <w:rFonts w:ascii="Arial" w:cs="Arial" w:eastAsia="Arial" w:hAnsi="Arial"/>
                    <w:sz w:val="18"/>
                    <w:szCs w:val="18"/>
                    <w:rPrChange w:author="Raquel Gardini Sanches Palasio" w:id="45" w:date="2026-09-16T19:48:23Z">
                      <w:rPr>
                        <w:rFonts w:ascii="Arial" w:cs="Arial" w:eastAsia="Arial" w:hAnsi="Arial"/>
                        <w:color w:val="000000"/>
                        <w:sz w:val="18"/>
                        <w:szCs w:val="18"/>
                      </w:rPr>
                    </w:rPrChange>
                  </w:rPr>
                </w:pPr>
                <w:sdt>
                  <w:sdtPr>
                    <w:id w:val="513560949"/>
                    <w:tag w:val="goog_rdk_131"/>
                  </w:sdtPr>
                  <w:sdtContent>
                    <w:del w:author="Raquel Gardini Sanches Palasio" w:id="44" w:date="2026-09-16T19:48:23Z"/>
                    <w:sdt>
                      <w:sdtPr>
                        <w:id w:val="1136629570"/>
                        <w:tag w:val="goog_rdk_132"/>
                      </w:sdtPr>
                      <w:sdtContent>
                        <w:del w:author="Raquel Gardini Sanches Palasio" w:id="44" w:date="2026-09-16T19:48:23Z">
                          <w:r w:rsidDel="00000000" w:rsidR="00000000" w:rsidRPr="00000000">
                            <w:rPr>
                              <w:rFonts w:ascii="Arial" w:cs="Arial" w:eastAsia="Arial" w:hAnsi="Arial"/>
                              <w:sz w:val="18"/>
                              <w:szCs w:val="18"/>
                              <w:rtl w:val="0"/>
                              <w:rPrChange w:author="Raquel Gardini Sanches Palasio" w:id="45" w:date="2026-09-16T19:48:23Z">
                                <w:rPr>
                                  <w:rFonts w:ascii="Arial" w:cs="Arial" w:eastAsia="Arial" w:hAnsi="Arial"/>
                                  <w:color w:val="000000"/>
                                  <w:sz w:val="18"/>
                                  <w:szCs w:val="18"/>
                                </w:rPr>
                              </w:rPrChange>
                            </w:rPr>
                            <w:delText xml:space="preserve">2.3941</w:delText>
                          </w:r>
                        </w:del>
                      </w:sdtContent>
                    </w:sdt>
                    <w:del w:author="Raquel Gardini Sanches Palasio" w:id="44" w:date="2026-09-16T19:48:23Z"/>
                  </w:sdtContent>
                </w:sdt>
                <w:sdt>
                  <w:sdtPr>
                    <w:id w:val="-1865258469"/>
                    <w:tag w:val="goog_rdk_133"/>
                  </w:sdtPr>
                  <w:sdtContent>
                    <w:r w:rsidDel="00000000" w:rsidR="00000000" w:rsidRPr="00000000">
                      <w:rPr>
                        <w:rtl w:val="0"/>
                      </w:rPr>
                    </w:r>
                  </w:sdtContent>
                </w:sdt>
              </w:p>
            </w:sdtContent>
          </w:sdt>
        </w:tc>
        <w:tc>
          <w:tcPr>
            <w:shd w:fill="auto" w:val="clear"/>
          </w:tcPr>
          <w:sdt>
            <w:sdtPr>
              <w:id w:val="-1551294445"/>
              <w:tag w:val="goog_rdk_138"/>
            </w:sdtPr>
            <w:sdtContent>
              <w:p w:rsidR="00000000" w:rsidDel="00000000" w:rsidP="00000000" w:rsidRDefault="00000000" w:rsidRPr="00000000" w14:paraId="00000230">
                <w:pPr>
                  <w:jc w:val="center"/>
                  <w:rPr>
                    <w:ins w:author="Raquel Gardini Sanches Palasio" w:id="44" w:date="2026-09-16T19:48:23Z"/>
                    <w:rFonts w:ascii="Arial" w:cs="Arial" w:eastAsia="Arial" w:hAnsi="Arial"/>
                    <w:sz w:val="18"/>
                    <w:szCs w:val="18"/>
                    <w:rPrChange w:author="Raquel Gardini Sanches Palasio" w:id="45" w:date="2026-09-16T19:48:23Z">
                      <w:rPr>
                        <w:rFonts w:ascii="Arial" w:cs="Arial" w:eastAsia="Arial" w:hAnsi="Arial"/>
                        <w:color w:val="000000"/>
                        <w:sz w:val="18"/>
                        <w:szCs w:val="18"/>
                      </w:rPr>
                    </w:rPrChange>
                  </w:rPr>
                </w:pPr>
                <w:sdt>
                  <w:sdtPr>
                    <w:id w:val="476972709"/>
                    <w:tag w:val="goog_rdk_136"/>
                  </w:sdtPr>
                  <w:sdtContent>
                    <w:ins w:author="Raquel Gardini Sanches Palasio" w:id="44" w:date="2026-09-16T19:48:23Z"/>
                    <w:sdt>
                      <w:sdtPr>
                        <w:id w:val="1356823118"/>
                        <w:tag w:val="goog_rdk_137"/>
                      </w:sdtPr>
                      <w:sdtContent>
                        <w:ins w:author="Raquel Gardini Sanches Palasio" w:id="44" w:date="2026-09-16T19:48:23Z">
                          <w:r w:rsidDel="00000000" w:rsidR="00000000" w:rsidRPr="00000000">
                            <w:rPr>
                              <w:rFonts w:ascii="Arial" w:cs="Arial" w:eastAsia="Arial" w:hAnsi="Arial"/>
                              <w:sz w:val="18"/>
                              <w:szCs w:val="18"/>
                              <w:rtl w:val="0"/>
                              <w:rPrChange w:author="Raquel Gardini Sanches Palasio" w:id="45" w:date="2026-09-16T19:48:23Z">
                                <w:rPr>
                                  <w:rFonts w:ascii="Arial" w:cs="Arial" w:eastAsia="Arial" w:hAnsi="Arial"/>
                                  <w:color w:val="000000"/>
                                  <w:sz w:val="18"/>
                                  <w:szCs w:val="18"/>
                                </w:rPr>
                              </w:rPrChange>
                            </w:rPr>
                            <w:t xml:space="preserve">0.0158</w:t>
                          </w:r>
                        </w:ins>
                      </w:sdtContent>
                    </w:sdt>
                    <w:ins w:author="Raquel Gardini Sanches Palasio" w:id="44" w:date="2026-09-16T19:48:23Z"/>
                  </w:sdtContent>
                </w:sdt>
              </w:p>
            </w:sdtContent>
          </w:sdt>
          <w:sdt>
            <w:sdtPr>
              <w:id w:val="139910542"/>
              <w:tag w:val="goog_rdk_143"/>
            </w:sdtPr>
            <w:sdtContent>
              <w:p w:rsidR="00000000" w:rsidDel="00000000" w:rsidP="00000000" w:rsidRDefault="00000000" w:rsidRPr="00000000" w14:paraId="00000231">
                <w:pPr>
                  <w:jc w:val="center"/>
                  <w:rPr>
                    <w:rFonts w:ascii="Arial" w:cs="Arial" w:eastAsia="Arial" w:hAnsi="Arial"/>
                    <w:sz w:val="18"/>
                    <w:szCs w:val="18"/>
                    <w:rPrChange w:author="Raquel Gardini Sanches Palasio" w:id="45" w:date="2026-09-16T19:48:23Z">
                      <w:rPr>
                        <w:rFonts w:ascii="Arial" w:cs="Arial" w:eastAsia="Arial" w:hAnsi="Arial"/>
                        <w:color w:val="000000"/>
                        <w:sz w:val="18"/>
                        <w:szCs w:val="18"/>
                      </w:rPr>
                    </w:rPrChange>
                  </w:rPr>
                </w:pPr>
                <w:sdt>
                  <w:sdtPr>
                    <w:id w:val="1137014963"/>
                    <w:tag w:val="goog_rdk_140"/>
                  </w:sdtPr>
                  <w:sdtContent>
                    <w:del w:author="Raquel Gardini Sanches Palasio" w:id="44" w:date="2026-09-16T19:48:23Z"/>
                    <w:sdt>
                      <w:sdtPr>
                        <w:id w:val="-2086642287"/>
                        <w:tag w:val="goog_rdk_141"/>
                      </w:sdtPr>
                      <w:sdtContent>
                        <w:del w:author="Raquel Gardini Sanches Palasio" w:id="44" w:date="2026-09-16T19:48:23Z">
                          <w:r w:rsidDel="00000000" w:rsidR="00000000" w:rsidRPr="00000000">
                            <w:rPr>
                              <w:rFonts w:ascii="Arial" w:cs="Arial" w:eastAsia="Arial" w:hAnsi="Arial"/>
                              <w:sz w:val="18"/>
                              <w:szCs w:val="18"/>
                              <w:rtl w:val="0"/>
                              <w:rPrChange w:author="Raquel Gardini Sanches Palasio" w:id="45" w:date="2026-09-16T19:48:23Z">
                                <w:rPr>
                                  <w:rFonts w:ascii="Arial" w:cs="Arial" w:eastAsia="Arial" w:hAnsi="Arial"/>
                                  <w:color w:val="000000"/>
                                  <w:sz w:val="18"/>
                                  <w:szCs w:val="18"/>
                                </w:rPr>
                              </w:rPrChange>
                            </w:rPr>
                            <w:delText xml:space="preserve">0.0169*</w:delText>
                          </w:r>
                        </w:del>
                      </w:sdtContent>
                    </w:sdt>
                    <w:del w:author="Raquel Gardini Sanches Palasio" w:id="44" w:date="2026-09-16T19:48:23Z"/>
                  </w:sdtContent>
                </w:sdt>
                <w:sdt>
                  <w:sdtPr>
                    <w:id w:val="432592252"/>
                    <w:tag w:val="goog_rdk_142"/>
                  </w:sdtPr>
                  <w:sdtContent>
                    <w:r w:rsidDel="00000000" w:rsidR="00000000" w:rsidRPr="00000000">
                      <w:rPr>
                        <w:rtl w:val="0"/>
                      </w:rPr>
                    </w:r>
                  </w:sdtContent>
                </w:sdt>
              </w:p>
            </w:sdtContent>
          </w:sdt>
        </w:tc>
      </w:tr>
      <w:tr>
        <w:trPr>
          <w:cantSplit w:val="0"/>
          <w:trHeight w:val="300" w:hRule="atLeast"/>
          <w:tblHeader w:val="0"/>
        </w:trPr>
        <w:tc>
          <w:tcPr/>
          <w:p w:rsidR="00000000" w:rsidDel="00000000" w:rsidP="00000000" w:rsidRDefault="00000000" w:rsidRPr="00000000" w14:paraId="00000232">
            <w:pPr>
              <w:jc w:val="left"/>
              <w:rPr>
                <w:rFonts w:ascii="Arial" w:cs="Arial" w:eastAsia="Arial" w:hAnsi="Arial"/>
                <w:b w:val="1"/>
                <w:bCs w:val="1"/>
                <w:i w:val="0"/>
                <w:iCs w:val="0"/>
                <w:color w:val="000000"/>
                <w:sz w:val="18"/>
                <w:szCs w:val="18"/>
              </w:rPr>
            </w:pPr>
            <w:sdt>
              <w:sdtPr>
                <w:id w:val="-1191814179"/>
                <w:tag w:val="goog_rdk_145"/>
              </w:sdtPr>
              <w:sdtContent>
                <w:del w:author="Tatiana Pineda Portella" w:id="46" w:date="2026-03-20T12:09:26Z">
                  <w:r w:rsidDel="00000000" w:rsidR="00000000" w:rsidRPr="00000000">
                    <w:rPr>
                      <w:rFonts w:ascii="Arial" w:cs="Arial" w:eastAsia="Arial" w:hAnsi="Arial"/>
                      <w:b w:val="1"/>
                      <w:bCs w:val="1"/>
                      <w:i w:val="0"/>
                      <w:iCs w:val="0"/>
                      <w:color w:val="000000"/>
                      <w:sz w:val="18"/>
                      <w:szCs w:val="18"/>
                      <w:rtl w:val="0"/>
                    </w:rPr>
                    <w:delText xml:space="preserve">Superior</w:delText>
                  </w:r>
                </w:del>
              </w:sdtContent>
            </w:sdt>
            <w:r w:rsidDel="00000000" w:rsidR="00000000" w:rsidRPr="00000000">
              <w:rPr>
                <w:rtl w:val="0"/>
              </w:rPr>
            </w:r>
          </w:p>
        </w:tc>
        <w:tc>
          <w:tcPr>
            <w:shd w:fill="auto" w:val="clear"/>
          </w:tcPr>
          <w:p w:rsidR="00000000" w:rsidDel="00000000" w:rsidP="00000000" w:rsidRDefault="00000000" w:rsidRPr="00000000" w14:paraId="00000233">
            <w:pPr>
              <w:jc w:val="center"/>
              <w:rPr>
                <w:rFonts w:ascii="Arial" w:cs="Arial" w:eastAsia="Arial" w:hAnsi="Arial"/>
                <w:color w:val="000000"/>
                <w:sz w:val="18"/>
                <w:szCs w:val="18"/>
              </w:rPr>
            </w:pPr>
            <w:sdt>
              <w:sdtPr>
                <w:id w:val="1077061097"/>
                <w:tag w:val="goog_rdk_147"/>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264</w:delText>
                  </w:r>
                </w:del>
              </w:sdtContent>
            </w:sdt>
            <w:r w:rsidDel="00000000" w:rsidR="00000000" w:rsidRPr="00000000">
              <w:rPr>
                <w:rtl w:val="0"/>
              </w:rPr>
            </w:r>
          </w:p>
        </w:tc>
        <w:tc>
          <w:tcPr>
            <w:shd w:fill="auto" w:val="clear"/>
          </w:tcPr>
          <w:p w:rsidR="00000000" w:rsidDel="00000000" w:rsidP="00000000" w:rsidRDefault="00000000" w:rsidRPr="00000000" w14:paraId="00000234">
            <w:pPr>
              <w:jc w:val="center"/>
              <w:rPr>
                <w:rFonts w:ascii="Arial" w:cs="Arial" w:eastAsia="Arial" w:hAnsi="Arial"/>
                <w:color w:val="000000"/>
                <w:sz w:val="18"/>
                <w:szCs w:val="18"/>
              </w:rPr>
            </w:pPr>
            <w:sdt>
              <w:sdtPr>
                <w:id w:val="-2030075825"/>
                <w:tag w:val="goog_rdk_149"/>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532</w:delText>
                  </w:r>
                </w:del>
              </w:sdtContent>
            </w:sdt>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235">
            <w:pPr>
              <w:jc w:val="center"/>
              <w:rPr>
                <w:rFonts w:ascii="Arial" w:cs="Arial" w:eastAsia="Arial" w:hAnsi="Arial"/>
                <w:color w:val="000000"/>
                <w:sz w:val="18"/>
                <w:szCs w:val="18"/>
              </w:rPr>
            </w:pPr>
            <w:sdt>
              <w:sdtPr>
                <w:id w:val="-751132174"/>
                <w:tag w:val="goog_rdk_151"/>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213</w:delText>
                  </w:r>
                </w:del>
              </w:sdtContent>
            </w:sdt>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36">
            <w:pPr>
              <w:jc w:val="center"/>
              <w:rPr>
                <w:rFonts w:ascii="Arial" w:cs="Arial" w:eastAsia="Arial" w:hAnsi="Arial"/>
                <w:color w:val="000000"/>
                <w:sz w:val="18"/>
                <w:szCs w:val="18"/>
              </w:rPr>
            </w:pPr>
            <w:sdt>
              <w:sdtPr>
                <w:id w:val="4192483"/>
                <w:tag w:val="goog_rdk_153"/>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1009</w:delText>
                  </w:r>
                </w:del>
              </w:sdtContent>
            </w:sdt>
            <w:r w:rsidDel="00000000" w:rsidR="00000000" w:rsidRPr="00000000">
              <w:rPr>
                <w:rtl w:val="0"/>
              </w:rPr>
            </w:r>
          </w:p>
        </w:tc>
        <w:tc>
          <w:tcPr>
            <w:shd w:fill="auto" w:val="clear"/>
          </w:tcPr>
          <w:p w:rsidR="00000000" w:rsidDel="00000000" w:rsidP="00000000" w:rsidRDefault="00000000" w:rsidRPr="00000000" w14:paraId="00000237">
            <w:pPr>
              <w:jc w:val="center"/>
              <w:rPr>
                <w:rFonts w:ascii="Arial" w:cs="Arial" w:eastAsia="Arial" w:hAnsi="Arial"/>
                <w:color w:val="000000"/>
                <w:sz w:val="18"/>
                <w:szCs w:val="18"/>
              </w:rPr>
            </w:pPr>
            <w:sdt>
              <w:sdtPr>
                <w:id w:val="-459629004"/>
                <w:tag w:val="goog_rdk_155"/>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5.5</w:delText>
                  </w:r>
                </w:del>
              </w:sdtContent>
            </w:sdt>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238">
            <w:pPr>
              <w:jc w:val="center"/>
              <w:rPr>
                <w:rFonts w:ascii="Arial" w:cs="Arial" w:eastAsia="Arial" w:hAnsi="Arial"/>
                <w:color w:val="000000"/>
                <w:sz w:val="18"/>
                <w:szCs w:val="18"/>
              </w:rPr>
            </w:pPr>
            <w:sdt>
              <w:sdtPr>
                <w:id w:val="239541106"/>
                <w:tag w:val="goog_rdk_157"/>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43.16</w:delText>
                  </w:r>
                </w:del>
              </w:sdtContent>
            </w:sdt>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39">
            <w:pPr>
              <w:jc w:val="center"/>
              <w:rPr>
                <w:rFonts w:ascii="Arial" w:cs="Arial" w:eastAsia="Arial" w:hAnsi="Arial"/>
                <w:color w:val="000000"/>
                <w:sz w:val="18"/>
                <w:szCs w:val="18"/>
              </w:rPr>
            </w:pPr>
            <w:sdt>
              <w:sdtPr>
                <w:id w:val="253879719"/>
                <w:tag w:val="goog_rdk_159"/>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2.5084</w:delText>
                  </w:r>
                </w:del>
              </w:sdtContent>
            </w:sdt>
            <w:r w:rsidDel="00000000" w:rsidR="00000000" w:rsidRPr="00000000">
              <w:rPr>
                <w:rtl w:val="0"/>
              </w:rPr>
            </w:r>
          </w:p>
        </w:tc>
        <w:tc>
          <w:tcPr>
            <w:shd w:fill="auto" w:val="clear"/>
          </w:tcPr>
          <w:p w:rsidR="00000000" w:rsidDel="00000000" w:rsidP="00000000" w:rsidRDefault="00000000" w:rsidRPr="00000000" w14:paraId="0000023A">
            <w:pPr>
              <w:jc w:val="center"/>
              <w:rPr>
                <w:rFonts w:ascii="Arial" w:cs="Arial" w:eastAsia="Arial" w:hAnsi="Arial"/>
                <w:color w:val="000000"/>
                <w:sz w:val="18"/>
                <w:szCs w:val="18"/>
              </w:rPr>
            </w:pPr>
            <w:sdt>
              <w:sdtPr>
                <w:id w:val="-681102001"/>
                <w:tag w:val="goog_rdk_161"/>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0.0123*</w:delText>
                  </w:r>
                </w:del>
              </w:sdtContent>
            </w:sdt>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B">
            <w:pPr>
              <w:jc w:val="left"/>
              <w:rPr>
                <w:rFonts w:ascii="Arial" w:cs="Arial" w:eastAsia="Arial" w:hAnsi="Arial"/>
                <w:b w:val="1"/>
                <w:bCs w:val="1"/>
                <w:i w:val="0"/>
                <w:iCs w:val="0"/>
                <w:color w:val="000000"/>
                <w:sz w:val="18"/>
                <w:szCs w:val="18"/>
              </w:rPr>
            </w:pPr>
            <w:sdt>
              <w:sdtPr>
                <w:id w:val="-1294493340"/>
                <w:tag w:val="goog_rdk_163"/>
              </w:sdtPr>
              <w:sdtContent>
                <w:del w:author="Tatiana Pineda Portella" w:id="46" w:date="2026-03-20T12:09:26Z">
                  <w:r w:rsidDel="00000000" w:rsidR="00000000" w:rsidRPr="00000000">
                    <w:rPr>
                      <w:rFonts w:ascii="Arial" w:cs="Arial" w:eastAsia="Arial" w:hAnsi="Arial"/>
                      <w:b w:val="1"/>
                      <w:bCs w:val="1"/>
                      <w:i w:val="0"/>
                      <w:iCs w:val="0"/>
                      <w:color w:val="000000"/>
                      <w:sz w:val="18"/>
                      <w:szCs w:val="18"/>
                      <w:rtl w:val="0"/>
                    </w:rPr>
                    <w:delText xml:space="preserve">Moving superior</w:delText>
                  </w:r>
                </w:del>
              </w:sdtContent>
            </w:sdt>
            <w:r w:rsidDel="00000000" w:rsidR="00000000" w:rsidRPr="00000000">
              <w:rPr>
                <w:rtl w:val="0"/>
              </w:rPr>
            </w:r>
          </w:p>
        </w:tc>
        <w:tc>
          <w:tcPr>
            <w:shd w:fill="auto" w:val="clear"/>
          </w:tcPr>
          <w:p w:rsidR="00000000" w:rsidDel="00000000" w:rsidP="00000000" w:rsidRDefault="00000000" w:rsidRPr="00000000" w14:paraId="0000023C">
            <w:pPr>
              <w:jc w:val="center"/>
              <w:rPr>
                <w:rFonts w:ascii="Arial" w:cs="Arial" w:eastAsia="Arial" w:hAnsi="Arial"/>
                <w:color w:val="000000"/>
                <w:sz w:val="18"/>
                <w:szCs w:val="18"/>
              </w:rPr>
            </w:pPr>
            <w:sdt>
              <w:sdtPr>
                <w:id w:val="-1469649532"/>
                <w:tag w:val="goog_rdk_165"/>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314</w:delText>
                  </w:r>
                </w:del>
              </w:sdtContent>
            </w:sdt>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color w:val="000000"/>
                <w:sz w:val="18"/>
                <w:szCs w:val="18"/>
              </w:rPr>
            </w:pPr>
            <w:sdt>
              <w:sdtPr>
                <w:id w:val="1653709057"/>
                <w:tag w:val="goog_rdk_167"/>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462</w:delText>
                  </w:r>
                </w:del>
              </w:sdtContent>
            </w:sdt>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23E">
            <w:pPr>
              <w:jc w:val="center"/>
              <w:rPr>
                <w:rFonts w:ascii="Arial" w:cs="Arial" w:eastAsia="Arial" w:hAnsi="Arial"/>
                <w:color w:val="000000"/>
                <w:sz w:val="18"/>
                <w:szCs w:val="18"/>
              </w:rPr>
            </w:pPr>
            <w:sdt>
              <w:sdtPr>
                <w:id w:val="-1311886420"/>
                <w:tag w:val="goog_rdk_169"/>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148</w:delText>
                  </w:r>
                </w:del>
              </w:sdtContent>
            </w:sdt>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3F">
            <w:pPr>
              <w:jc w:val="center"/>
              <w:rPr>
                <w:rFonts w:ascii="Arial" w:cs="Arial" w:eastAsia="Arial" w:hAnsi="Arial"/>
                <w:color w:val="000000"/>
                <w:sz w:val="18"/>
                <w:szCs w:val="18"/>
              </w:rPr>
            </w:pPr>
            <w:sdt>
              <w:sdtPr>
                <w:id w:val="-649069484"/>
                <w:tag w:val="goog_rdk_171"/>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924</w:delText>
                  </w:r>
                </w:del>
              </w:sdtContent>
            </w:sdt>
            <w:r w:rsidDel="00000000" w:rsidR="00000000" w:rsidRPr="00000000">
              <w:rPr>
                <w:rtl w:val="0"/>
              </w:rPr>
            </w:r>
          </w:p>
        </w:tc>
        <w:tc>
          <w:tcPr>
            <w:shd w:fill="auto" w:val="clear"/>
          </w:tcPr>
          <w:p w:rsidR="00000000" w:rsidDel="00000000" w:rsidP="00000000" w:rsidRDefault="00000000" w:rsidRPr="00000000" w14:paraId="00000240">
            <w:pPr>
              <w:jc w:val="center"/>
              <w:rPr>
                <w:rFonts w:ascii="Arial" w:cs="Arial" w:eastAsia="Arial" w:hAnsi="Arial"/>
                <w:color w:val="000000"/>
                <w:sz w:val="18"/>
                <w:szCs w:val="18"/>
              </w:rPr>
            </w:pPr>
            <w:sdt>
              <w:sdtPr>
                <w:id w:val="2058403974"/>
                <w:tag w:val="goog_rdk_173"/>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4.16</w:delText>
                  </w:r>
                </w:del>
              </w:sdtContent>
            </w:sdt>
            <w:r w:rsidDel="00000000" w:rsidR="00000000" w:rsidRPr="00000000">
              <w:rPr>
                <w:rtl w:val="0"/>
              </w:rPr>
            </w:r>
          </w:p>
        </w:tc>
        <w:tc>
          <w:tcPr>
            <w:tcBorders>
              <w:right w:color="000000" w:space="0" w:sz="4" w:val="single"/>
            </w:tcBorders>
            <w:shd w:fill="auto" w:val="clear"/>
          </w:tcPr>
          <w:p w:rsidR="00000000" w:rsidDel="00000000" w:rsidP="00000000" w:rsidRDefault="00000000" w:rsidRPr="00000000" w14:paraId="00000241">
            <w:pPr>
              <w:jc w:val="center"/>
              <w:rPr>
                <w:rFonts w:ascii="Arial" w:cs="Arial" w:eastAsia="Arial" w:hAnsi="Arial"/>
                <w:color w:val="000000"/>
                <w:sz w:val="18"/>
                <w:szCs w:val="18"/>
              </w:rPr>
            </w:pPr>
            <w:sdt>
              <w:sdtPr>
                <w:id w:val="1432296038"/>
                <w:tag w:val="goog_rdk_175"/>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26.18</w:delText>
                  </w:r>
                </w:del>
              </w:sdtContent>
            </w:sdt>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42">
            <w:pPr>
              <w:jc w:val="center"/>
              <w:rPr>
                <w:rFonts w:ascii="Arial" w:cs="Arial" w:eastAsia="Arial" w:hAnsi="Arial"/>
                <w:color w:val="000000"/>
                <w:sz w:val="18"/>
                <w:szCs w:val="18"/>
              </w:rPr>
            </w:pPr>
            <w:sdt>
              <w:sdtPr>
                <w:id w:val="-2062014438"/>
                <w:tag w:val="goog_rdk_177"/>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2.3941</w:delText>
                  </w:r>
                </w:del>
              </w:sdtContent>
            </w:sdt>
            <w:r w:rsidDel="00000000" w:rsidR="00000000" w:rsidRPr="00000000">
              <w:rPr>
                <w:rtl w:val="0"/>
              </w:rPr>
            </w:r>
          </w:p>
        </w:tc>
        <w:tc>
          <w:tcPr>
            <w:shd w:fill="auto" w:val="clear"/>
          </w:tcPr>
          <w:p w:rsidR="00000000" w:rsidDel="00000000" w:rsidP="00000000" w:rsidRDefault="00000000" w:rsidRPr="00000000" w14:paraId="00000243">
            <w:pPr>
              <w:jc w:val="center"/>
              <w:rPr>
                <w:rFonts w:ascii="Arial" w:cs="Arial" w:eastAsia="Arial" w:hAnsi="Arial"/>
                <w:color w:val="000000"/>
                <w:sz w:val="18"/>
                <w:szCs w:val="18"/>
              </w:rPr>
            </w:pPr>
            <w:sdt>
              <w:sdtPr>
                <w:id w:val="897721025"/>
                <w:tag w:val="goog_rdk_179"/>
              </w:sdtPr>
              <w:sdtContent>
                <w:del w:author="Tatiana Pineda Portella" w:id="46" w:date="2026-03-20T12:09:26Z">
                  <w:r w:rsidDel="00000000" w:rsidR="00000000" w:rsidRPr="00000000">
                    <w:rPr>
                      <w:rFonts w:ascii="Arial" w:cs="Arial" w:eastAsia="Arial" w:hAnsi="Arial"/>
                      <w:color w:val="000000"/>
                      <w:sz w:val="18"/>
                      <w:szCs w:val="18"/>
                      <w:rtl w:val="0"/>
                    </w:rPr>
                    <w:delText xml:space="preserve">0.0169*</w:delText>
                  </w:r>
                </w:del>
              </w:sdtContent>
            </w:sdt>
            <w:r w:rsidDel="00000000" w:rsidR="00000000" w:rsidRPr="00000000">
              <w:rPr>
                <w:rtl w:val="0"/>
              </w:rPr>
            </w:r>
          </w:p>
        </w:tc>
      </w:tr>
    </w:tbl>
    <w:p w:rsidR="00000000" w:rsidDel="00000000" w:rsidP="00000000" w:rsidRDefault="00000000" w:rsidRPr="00000000" w14:paraId="0000024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6">
      <w:pPr>
        <w:spacing w:after="0" w:line="240" w:lineRule="auto"/>
        <w:jc w:val="center"/>
        <w:rPr>
          <w:rFonts w:ascii="Arial" w:cs="Arial" w:eastAsia="Arial" w:hAnsi="Arial"/>
          <w:b w:val="1"/>
          <w:bCs w:val="1"/>
        </w:rPr>
      </w:pPr>
      <w:sdt>
        <w:sdtPr>
          <w:id w:val="1843511936"/>
          <w:tag w:val="goog_rdk_180"/>
        </w:sdtPr>
        <w:sdtContent>
          <w:commentRangeStart w:id="17"/>
        </w:sdtContent>
      </w:sdt>
      <w:sdt>
        <w:sdtPr>
          <w:id w:val="1114601429"/>
          <w:tag w:val="goog_rdk_181"/>
        </w:sdtPr>
        <w:sdtContent>
          <w:commentRangeStart w:id="18"/>
        </w:sdtContent>
      </w:sdt>
      <w:r w:rsidDel="00000000" w:rsidR="00000000" w:rsidRPr="00000000">
        <w:rPr>
          <w:rFonts w:ascii="Arial" w:cs="Arial" w:eastAsia="Arial" w:hAnsi="Arial"/>
        </w:rPr>
        <w:drawing>
          <wp:inline distB="0" distT="0" distL="0" distR="0">
            <wp:extent cx="5582183" cy="4612433"/>
            <wp:effectExtent b="0" l="0" r="0" t="0"/>
            <wp:docPr descr="Gráfico, Gráfico de linhas&#10;&#10;Descrição gerada automaticamente" id="2141279392" name="image70.jpg"/>
            <a:graphic>
              <a:graphicData uri="http://schemas.openxmlformats.org/drawingml/2006/picture">
                <pic:pic>
                  <pic:nvPicPr>
                    <pic:cNvPr descr="Gráfico, Gráfico de linhas&#10;&#10;Descrição gerada automaticamente" id="0" name="image70.jpg"/>
                    <pic:cNvPicPr preferRelativeResize="0"/>
                  </pic:nvPicPr>
                  <pic:blipFill>
                    <a:blip r:embed="rId22"/>
                    <a:srcRect b="0" l="0" r="0" t="0"/>
                    <a:stretch>
                      <a:fillRect/>
                    </a:stretch>
                  </pic:blipFill>
                  <pic:spPr>
                    <a:xfrm>
                      <a:off x="0" y="0"/>
                      <a:ext cx="5582183" cy="4612433"/>
                    </a:xfrm>
                    <a:prstGeom prst="rect"/>
                    <a:ln/>
                  </pic:spPr>
                </pic:pic>
              </a:graphicData>
            </a:graphic>
          </wp:inline>
        </w:drawing>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7">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Figure </w:t>
      </w:r>
      <w:sdt>
        <w:sdtPr>
          <w:id w:val="-2094718751"/>
          <w:tag w:val="goog_rdk_182"/>
        </w:sdtPr>
        <w:sdtContent>
          <w:ins w:author="Raquel Gardini Sanches Palasio" w:id="47" w:date="2026-09-16T21:01:21Z">
            <w:r w:rsidDel="00000000" w:rsidR="00000000" w:rsidRPr="00000000">
              <w:rPr>
                <w:rFonts w:ascii="Arial" w:cs="Arial" w:eastAsia="Arial" w:hAnsi="Arial"/>
                <w:b w:val="1"/>
                <w:bCs w:val="1"/>
                <w:rtl w:val="0"/>
              </w:rPr>
              <w:t xml:space="preserve">S</w:t>
            </w:r>
          </w:ins>
        </w:sdtContent>
      </w:sdt>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Graph of the t-test distribution for consolidated cases vs. moving average (A), vs. median (B), vs. superior (C), vs. moving superior (D), and vs. observed cases (E) within prospective spatial clusters, based on 34 samples from the state of São Paulo, Brazil, during the period 2022-2023.</w:t>
      </w:r>
    </w:p>
    <w:p w:rsidR="00000000" w:rsidDel="00000000" w:rsidP="00000000" w:rsidRDefault="00000000" w:rsidRPr="00000000" w14:paraId="0000024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9">
      <w:pPr>
        <w:ind w:hanging="480"/>
        <w:rPr>
          <w:rFonts w:ascii="Arial" w:cs="Arial" w:eastAsia="Arial" w:hAnsi="Arial"/>
          <w:b w:val="1"/>
          <w:bCs w:val="1"/>
        </w:rPr>
      </w:pPr>
      <w:r w:rsidDel="00000000" w:rsidR="00000000" w:rsidRPr="00000000">
        <w:rPr>
          <w:rtl w:val="0"/>
        </w:rPr>
      </w:r>
    </w:p>
    <w:sdt>
      <w:sdtPr>
        <w:id w:val="-327956675"/>
        <w:tag w:val="goog_rdk_184"/>
      </w:sdtPr>
      <w:sdtContent>
        <w:p w:rsidR="00000000" w:rsidDel="00000000" w:rsidP="00000000" w:rsidRDefault="00000000" w:rsidRPr="00000000" w14:paraId="0000024A">
          <w:pPr>
            <w:ind w:firstLine="0"/>
            <w:jc w:val="both"/>
            <w:rPr>
              <w:rFonts w:ascii="Arial" w:cs="Arial" w:eastAsia="Arial" w:hAnsi="Arial"/>
              <w:rPrChange w:author="Raquel Gardini Sanches Palasio" w:id="48" w:date="2026-03-25T20:41:51Z">
                <w:rPr>
                  <w:rFonts w:ascii="Arial" w:cs="Arial" w:eastAsia="Arial" w:hAnsi="Arial"/>
                  <w:b w:val="1"/>
                  <w:bCs w:val="1"/>
                </w:rPr>
              </w:rPrChange>
            </w:rPr>
            <w:pPrChange w:author="Raquel Gardini Sanches Palasio" w:id="0" w:date="2026-03-25T20:41:51Z">
              <w:pPr>
                <w:ind w:hanging="480"/>
              </w:pPr>
            </w:pPrChange>
          </w:pPr>
          <w:sdt>
            <w:sdtPr>
              <w:id w:val="984106654"/>
              <w:tag w:val="goog_rdk_183"/>
            </w:sdtPr>
            <w:sdtContent>
              <w:r w:rsidDel="00000000" w:rsidR="00000000" w:rsidRPr="00000000">
                <w:rPr>
                  <w:rtl w:val="0"/>
                </w:rPr>
              </w:r>
            </w:sdtContent>
          </w:sdt>
        </w:p>
      </w:sdtContent>
    </w:sdt>
    <w:p w:rsidR="00000000" w:rsidDel="00000000" w:rsidP="00000000" w:rsidRDefault="00000000" w:rsidRPr="00000000" w14:paraId="0000024B">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4C">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4D">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4E">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4F">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51">
      <w:pPr>
        <w:ind w:hanging="480"/>
        <w:rPr>
          <w:rFonts w:ascii="Arial" w:cs="Arial" w:eastAsia="Arial" w:hAnsi="Arial"/>
          <w:b w:val="1"/>
          <w:bCs w:val="1"/>
        </w:rPr>
      </w:pPr>
      <w:r w:rsidDel="00000000" w:rsidR="00000000" w:rsidRPr="00000000">
        <w:rPr>
          <w:rtl w:val="0"/>
        </w:rPr>
      </w:r>
    </w:p>
    <w:p w:rsidR="00000000" w:rsidDel="00000000" w:rsidP="00000000" w:rsidRDefault="00000000" w:rsidRPr="00000000" w14:paraId="00000252">
      <w:pPr>
        <w:ind w:hanging="480"/>
        <w:rPr>
          <w:rFonts w:ascii="Arial" w:cs="Arial" w:eastAsia="Arial" w:hAnsi="Arial"/>
          <w:b w:val="1"/>
          <w:bCs w:val="1"/>
        </w:rPr>
      </w:pPr>
      <w:r w:rsidDel="00000000" w:rsidR="00000000" w:rsidRPr="00000000">
        <w:rPr>
          <w:rFonts w:ascii="Arial" w:cs="Arial" w:eastAsia="Arial" w:hAnsi="Arial"/>
          <w:b w:val="1"/>
          <w:bCs w:val="1"/>
          <w:rtl w:val="0"/>
        </w:rPr>
        <w:t xml:space="preserve">Supplementary material</w:t>
      </w:r>
    </w:p>
    <w:p w:rsidR="00000000" w:rsidDel="00000000" w:rsidP="00000000" w:rsidRDefault="00000000" w:rsidRPr="00000000" w14:paraId="00000253">
      <w:pPr>
        <w:spacing w:after="280" w:before="280" w:line="240" w:lineRule="auto"/>
        <w:jc w:val="both"/>
        <w:rPr>
          <w:rFonts w:ascii="Arial" w:cs="Arial" w:eastAsia="Arial" w:hAnsi="Arial"/>
        </w:rPr>
      </w:pPr>
      <w:r w:rsidDel="00000000" w:rsidR="00000000" w:rsidRPr="00000000">
        <w:rPr>
          <w:rFonts w:ascii="Arial" w:cs="Arial" w:eastAsia="Arial" w:hAnsi="Arial"/>
          <w:b w:val="1"/>
          <w:bCs w:val="1"/>
          <w:rtl w:val="0"/>
        </w:rPr>
        <w:t xml:space="preserve">Table-S.1 </w:t>
      </w:r>
      <w:r w:rsidDel="00000000" w:rsidR="00000000" w:rsidRPr="00000000">
        <w:rPr>
          <w:rFonts w:ascii="Arial" w:cs="Arial" w:eastAsia="Arial" w:hAnsi="Arial"/>
          <w:rtl w:val="0"/>
        </w:rPr>
        <w:t xml:space="preserve">- Precision metrics for nowcasting and forecasting of the 34 weekly database models from the state of São Paulo.</w:t>
      </w:r>
    </w:p>
    <w:tbl>
      <w:tblPr>
        <w:tblStyle w:val="Table4"/>
        <w:tblW w:w="9322.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61"/>
        <w:gridCol w:w="1091"/>
        <w:gridCol w:w="697"/>
        <w:gridCol w:w="688"/>
        <w:gridCol w:w="688"/>
        <w:gridCol w:w="986"/>
        <w:gridCol w:w="769"/>
        <w:gridCol w:w="979"/>
        <w:gridCol w:w="1309"/>
        <w:gridCol w:w="1054"/>
        <w:tblGridChange w:id="0">
          <w:tblGrid>
            <w:gridCol w:w="1061"/>
            <w:gridCol w:w="1091"/>
            <w:gridCol w:w="697"/>
            <w:gridCol w:w="688"/>
            <w:gridCol w:w="688"/>
            <w:gridCol w:w="986"/>
            <w:gridCol w:w="769"/>
            <w:gridCol w:w="979"/>
            <w:gridCol w:w="1309"/>
            <w:gridCol w:w="1054"/>
          </w:tblGrid>
        </w:tblGridChange>
      </w:tblGrid>
      <w:tr>
        <w:trPr>
          <w:cantSplit w:val="0"/>
          <w:trHeight w:val="158"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254">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Model</w:t>
            </w:r>
          </w:p>
        </w:tc>
        <w:tc>
          <w:tcPr>
            <w:tcBorders>
              <w:top w:color="000000" w:space="0" w:sz="4" w:val="single"/>
              <w:bottom w:color="000000" w:space="0" w:sz="4" w:val="single"/>
            </w:tcBorders>
            <w:shd w:fill="d9d9d9" w:val="clear"/>
          </w:tcPr>
          <w:p w:rsidR="00000000" w:rsidDel="00000000" w:rsidP="00000000" w:rsidRDefault="00000000" w:rsidRPr="00000000" w14:paraId="00000255">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Data base</w:t>
            </w:r>
          </w:p>
        </w:tc>
        <w:tc>
          <w:tcPr>
            <w:tcBorders>
              <w:top w:color="000000" w:space="0" w:sz="4" w:val="single"/>
              <w:bottom w:color="000000" w:space="0" w:sz="4" w:val="single"/>
            </w:tcBorders>
            <w:shd w:fill="d9d9d9" w:val="clear"/>
          </w:tcPr>
          <w:p w:rsidR="00000000" w:rsidDel="00000000" w:rsidP="00000000" w:rsidRDefault="00000000" w:rsidRPr="00000000" w14:paraId="00000256">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N</w:t>
            </w:r>
          </w:p>
        </w:tc>
        <w:tc>
          <w:tcPr>
            <w:tcBorders>
              <w:top w:color="000000" w:space="0" w:sz="4" w:val="single"/>
              <w:bottom w:color="000000" w:space="0" w:sz="4" w:val="single"/>
            </w:tcBorders>
            <w:shd w:fill="d9d9d9" w:val="clear"/>
          </w:tcPr>
          <w:p w:rsidR="00000000" w:rsidDel="00000000" w:rsidP="00000000" w:rsidRDefault="00000000" w:rsidRPr="00000000" w14:paraId="00000257">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Cob50</w:t>
            </w:r>
          </w:p>
        </w:tc>
        <w:tc>
          <w:tcPr>
            <w:tcBorders>
              <w:top w:color="000000" w:space="0" w:sz="4" w:val="single"/>
              <w:bottom w:color="000000" w:space="0" w:sz="4" w:val="single"/>
            </w:tcBorders>
            <w:shd w:fill="d9d9d9" w:val="clear"/>
          </w:tcPr>
          <w:p w:rsidR="00000000" w:rsidDel="00000000" w:rsidP="00000000" w:rsidRDefault="00000000" w:rsidRPr="00000000" w14:paraId="00000258">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Cob95</w:t>
            </w:r>
          </w:p>
        </w:tc>
        <w:tc>
          <w:tcPr>
            <w:tcBorders>
              <w:top w:color="000000" w:space="0" w:sz="4" w:val="single"/>
              <w:bottom w:color="000000" w:space="0" w:sz="4" w:val="single"/>
            </w:tcBorders>
            <w:shd w:fill="d9d9d9" w:val="clear"/>
          </w:tcPr>
          <w:p w:rsidR="00000000" w:rsidDel="00000000" w:rsidP="00000000" w:rsidRDefault="00000000" w:rsidRPr="00000000" w14:paraId="0000025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 WIS</w:t>
            </w:r>
          </w:p>
        </w:tc>
        <w:tc>
          <w:tcPr>
            <w:tcBorders>
              <w:top w:color="000000" w:space="0" w:sz="4" w:val="single"/>
              <w:bottom w:color="000000" w:space="0" w:sz="4" w:val="single"/>
            </w:tcBorders>
            <w:shd w:fill="d9d9d9" w:val="clear"/>
          </w:tcPr>
          <w:p w:rsidR="00000000" w:rsidDel="00000000" w:rsidP="00000000" w:rsidRDefault="00000000" w:rsidRPr="00000000" w14:paraId="0000025A">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Dispersion</w:t>
            </w:r>
          </w:p>
        </w:tc>
        <w:tc>
          <w:tcPr>
            <w:tcBorders>
              <w:top w:color="000000" w:space="0" w:sz="4" w:val="single"/>
              <w:bottom w:color="000000" w:space="0" w:sz="4" w:val="single"/>
            </w:tcBorders>
            <w:shd w:fill="d9d9d9" w:val="clear"/>
          </w:tcPr>
          <w:p w:rsidR="00000000" w:rsidDel="00000000" w:rsidP="00000000" w:rsidRDefault="00000000" w:rsidRPr="00000000" w14:paraId="0000025B">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Underprediction</w:t>
            </w:r>
          </w:p>
        </w:tc>
        <w:tc>
          <w:tcPr>
            <w:tcBorders>
              <w:top w:color="000000" w:space="0" w:sz="4" w:val="single"/>
              <w:bottom w:color="000000" w:space="0" w:sz="4" w:val="single"/>
            </w:tcBorders>
            <w:shd w:fill="d9d9d9" w:val="clear"/>
          </w:tcPr>
          <w:p w:rsidR="00000000" w:rsidDel="00000000" w:rsidP="00000000" w:rsidRDefault="00000000" w:rsidRPr="00000000" w14:paraId="0000025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Overprediction</w:t>
            </w:r>
          </w:p>
        </w:tc>
        <w:tc>
          <w:tcPr>
            <w:tcBorders>
              <w:top w:color="000000" w:space="0" w:sz="4" w:val="single"/>
              <w:bottom w:color="000000" w:space="0" w:sz="4" w:val="single"/>
            </w:tcBorders>
            <w:shd w:fill="d9d9d9" w:val="clear"/>
          </w:tcPr>
          <w:p w:rsidR="00000000" w:rsidDel="00000000" w:rsidP="00000000" w:rsidRDefault="00000000" w:rsidRPr="00000000" w14:paraId="0000025D">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 MAE</w:t>
            </w:r>
          </w:p>
        </w:tc>
      </w:tr>
      <w:tr>
        <w:trPr>
          <w:cantSplit w:val="0"/>
          <w:trHeight w:val="92" w:hRule="atLeast"/>
          <w:tblHeader w:val="0"/>
        </w:trPr>
        <w:tc>
          <w:tcPr>
            <w:tcBorders>
              <w:top w:color="000000" w:space="0" w:sz="4" w:val="single"/>
            </w:tcBorders>
          </w:tcPr>
          <w:p w:rsidR="00000000" w:rsidDel="00000000" w:rsidP="00000000" w:rsidRDefault="00000000" w:rsidRPr="00000000" w14:paraId="0000025E">
            <w:pPr>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c>
          <w:tcPr>
            <w:tcBorders>
              <w:top w:color="000000" w:space="0" w:sz="4" w:val="single"/>
            </w:tcBorders>
          </w:tcPr>
          <w:p w:rsidR="00000000" w:rsidDel="00000000" w:rsidP="00000000" w:rsidRDefault="00000000" w:rsidRPr="00000000" w14:paraId="0000025F">
            <w:pPr>
              <w:rPr>
                <w:rFonts w:ascii="Arial" w:cs="Arial" w:eastAsia="Arial" w:hAnsi="Arial"/>
                <w:sz w:val="14"/>
                <w:szCs w:val="14"/>
              </w:rPr>
            </w:pPr>
            <w:r w:rsidDel="00000000" w:rsidR="00000000" w:rsidRPr="00000000">
              <w:rPr>
                <w:rFonts w:ascii="Arial" w:cs="Arial" w:eastAsia="Arial" w:hAnsi="Arial"/>
                <w:sz w:val="14"/>
                <w:szCs w:val="14"/>
                <w:rtl w:val="0"/>
              </w:rPr>
              <w:t xml:space="preserve">2022-05-04</w:t>
            </w:r>
          </w:p>
        </w:tc>
        <w:tc>
          <w:tcPr>
            <w:tcBorders>
              <w:top w:color="000000" w:space="0" w:sz="4" w:val="single"/>
            </w:tcBorders>
          </w:tcPr>
          <w:p w:rsidR="00000000" w:rsidDel="00000000" w:rsidP="00000000" w:rsidRDefault="00000000" w:rsidRPr="00000000" w14:paraId="00000260">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tcBorders>
              <w:top w:color="000000" w:space="0" w:sz="4" w:val="single"/>
            </w:tcBorders>
          </w:tcPr>
          <w:p w:rsidR="00000000" w:rsidDel="00000000" w:rsidP="00000000" w:rsidRDefault="00000000" w:rsidRPr="00000000" w14:paraId="00000261">
            <w:pPr>
              <w:rPr>
                <w:rFonts w:ascii="Arial" w:cs="Arial" w:eastAsia="Arial" w:hAnsi="Arial"/>
                <w:sz w:val="14"/>
                <w:szCs w:val="14"/>
              </w:rPr>
            </w:pPr>
            <w:r w:rsidDel="00000000" w:rsidR="00000000" w:rsidRPr="00000000">
              <w:rPr>
                <w:rFonts w:ascii="Arial" w:cs="Arial" w:eastAsia="Arial" w:hAnsi="Arial"/>
                <w:sz w:val="14"/>
                <w:szCs w:val="14"/>
                <w:rtl w:val="0"/>
              </w:rPr>
              <w:t xml:space="preserve">29.8</w:t>
            </w:r>
          </w:p>
        </w:tc>
        <w:tc>
          <w:tcPr>
            <w:tcBorders>
              <w:top w:color="000000" w:space="0" w:sz="4" w:val="single"/>
            </w:tcBorders>
          </w:tcPr>
          <w:p w:rsidR="00000000" w:rsidDel="00000000" w:rsidP="00000000" w:rsidRDefault="00000000" w:rsidRPr="00000000" w14:paraId="00000262">
            <w:pPr>
              <w:rPr>
                <w:rFonts w:ascii="Arial" w:cs="Arial" w:eastAsia="Arial" w:hAnsi="Arial"/>
                <w:sz w:val="14"/>
                <w:szCs w:val="14"/>
              </w:rPr>
            </w:pPr>
            <w:r w:rsidDel="00000000" w:rsidR="00000000" w:rsidRPr="00000000">
              <w:rPr>
                <w:rFonts w:ascii="Arial" w:cs="Arial" w:eastAsia="Arial" w:hAnsi="Arial"/>
                <w:sz w:val="14"/>
                <w:szCs w:val="14"/>
                <w:rtl w:val="0"/>
              </w:rPr>
              <w:t xml:space="preserve">68.7</w:t>
            </w:r>
          </w:p>
        </w:tc>
        <w:tc>
          <w:tcPr>
            <w:tcBorders>
              <w:top w:color="000000" w:space="0" w:sz="4" w:val="single"/>
            </w:tcBorders>
          </w:tcPr>
          <w:p w:rsidR="00000000" w:rsidDel="00000000" w:rsidP="00000000" w:rsidRDefault="00000000" w:rsidRPr="00000000" w14:paraId="00000263">
            <w:pPr>
              <w:rPr>
                <w:rFonts w:ascii="Arial" w:cs="Arial" w:eastAsia="Arial" w:hAnsi="Arial"/>
                <w:sz w:val="14"/>
                <w:szCs w:val="14"/>
              </w:rPr>
            </w:pPr>
            <w:r w:rsidDel="00000000" w:rsidR="00000000" w:rsidRPr="00000000">
              <w:rPr>
                <w:rFonts w:ascii="Arial" w:cs="Arial" w:eastAsia="Arial" w:hAnsi="Arial"/>
                <w:sz w:val="14"/>
                <w:szCs w:val="14"/>
                <w:rtl w:val="0"/>
              </w:rPr>
              <w:t xml:space="preserve">2.2</w:t>
            </w:r>
          </w:p>
        </w:tc>
        <w:tc>
          <w:tcPr>
            <w:tcBorders>
              <w:top w:color="000000" w:space="0" w:sz="4" w:val="single"/>
            </w:tcBorders>
          </w:tcPr>
          <w:p w:rsidR="00000000" w:rsidDel="00000000" w:rsidP="00000000" w:rsidRDefault="00000000" w:rsidRPr="00000000" w14:paraId="00000264">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tcBorders>
              <w:top w:color="000000" w:space="0" w:sz="4" w:val="single"/>
            </w:tcBorders>
          </w:tcPr>
          <w:p w:rsidR="00000000" w:rsidDel="00000000" w:rsidP="00000000" w:rsidRDefault="00000000" w:rsidRPr="00000000" w14:paraId="00000265">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tcBorders>
              <w:top w:color="000000" w:space="0" w:sz="4" w:val="single"/>
            </w:tcBorders>
          </w:tcPr>
          <w:p w:rsidR="00000000" w:rsidDel="00000000" w:rsidP="00000000" w:rsidRDefault="00000000" w:rsidRPr="00000000" w14:paraId="0000026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tcBorders>
              <w:top w:color="000000" w:space="0" w:sz="4" w:val="single"/>
            </w:tcBorders>
          </w:tcPr>
          <w:p w:rsidR="00000000" w:rsidDel="00000000" w:rsidP="00000000" w:rsidRDefault="00000000" w:rsidRPr="00000000" w14:paraId="00000267">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r>
      <w:tr>
        <w:trPr>
          <w:cantSplit w:val="0"/>
          <w:trHeight w:val="92" w:hRule="atLeast"/>
          <w:tblHeader w:val="0"/>
        </w:trPr>
        <w:tc>
          <w:tcPr/>
          <w:p w:rsidR="00000000" w:rsidDel="00000000" w:rsidP="00000000" w:rsidRDefault="00000000" w:rsidRPr="00000000" w14:paraId="00000268">
            <w:pPr>
              <w:rPr>
                <w:rFonts w:ascii="Arial" w:cs="Arial" w:eastAsia="Arial" w:hAnsi="Arial"/>
                <w:sz w:val="14"/>
                <w:szCs w:val="14"/>
              </w:rPr>
            </w:pPr>
            <w:r w:rsidDel="00000000" w:rsidR="00000000" w:rsidRPr="00000000">
              <w:rPr>
                <w:rFonts w:ascii="Arial" w:cs="Arial" w:eastAsia="Arial" w:hAnsi="Arial"/>
                <w:sz w:val="14"/>
                <w:szCs w:val="14"/>
                <w:rtl w:val="0"/>
              </w:rPr>
              <w:t xml:space="preserve">2</w:t>
            </w:r>
          </w:p>
        </w:tc>
        <w:tc>
          <w:tcPr/>
          <w:p w:rsidR="00000000" w:rsidDel="00000000" w:rsidP="00000000" w:rsidRDefault="00000000" w:rsidRPr="00000000" w14:paraId="00000269">
            <w:pPr>
              <w:rPr>
                <w:rFonts w:ascii="Arial" w:cs="Arial" w:eastAsia="Arial" w:hAnsi="Arial"/>
                <w:sz w:val="14"/>
                <w:szCs w:val="14"/>
              </w:rPr>
            </w:pPr>
            <w:r w:rsidDel="00000000" w:rsidR="00000000" w:rsidRPr="00000000">
              <w:rPr>
                <w:rFonts w:ascii="Arial" w:cs="Arial" w:eastAsia="Arial" w:hAnsi="Arial"/>
                <w:sz w:val="14"/>
                <w:szCs w:val="14"/>
                <w:rtl w:val="0"/>
              </w:rPr>
              <w:t xml:space="preserve">2022-06-08</w:t>
            </w:r>
          </w:p>
        </w:tc>
        <w:tc>
          <w:tcPr/>
          <w:p w:rsidR="00000000" w:rsidDel="00000000" w:rsidP="00000000" w:rsidRDefault="00000000" w:rsidRPr="00000000" w14:paraId="0000026A">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6B">
            <w:pPr>
              <w:rPr>
                <w:rFonts w:ascii="Arial" w:cs="Arial" w:eastAsia="Arial" w:hAnsi="Arial"/>
                <w:sz w:val="14"/>
                <w:szCs w:val="14"/>
              </w:rPr>
            </w:pPr>
            <w:r w:rsidDel="00000000" w:rsidR="00000000" w:rsidRPr="00000000">
              <w:rPr>
                <w:rFonts w:ascii="Arial" w:cs="Arial" w:eastAsia="Arial" w:hAnsi="Arial"/>
                <w:sz w:val="14"/>
                <w:szCs w:val="14"/>
                <w:rtl w:val="0"/>
              </w:rPr>
              <w:t xml:space="preserve">34.9</w:t>
            </w:r>
          </w:p>
        </w:tc>
        <w:tc>
          <w:tcPr/>
          <w:p w:rsidR="00000000" w:rsidDel="00000000" w:rsidP="00000000" w:rsidRDefault="00000000" w:rsidRPr="00000000" w14:paraId="0000026C">
            <w:pPr>
              <w:rPr>
                <w:rFonts w:ascii="Arial" w:cs="Arial" w:eastAsia="Arial" w:hAnsi="Arial"/>
                <w:sz w:val="14"/>
                <w:szCs w:val="14"/>
              </w:rPr>
            </w:pPr>
            <w:r w:rsidDel="00000000" w:rsidR="00000000" w:rsidRPr="00000000">
              <w:rPr>
                <w:rFonts w:ascii="Arial" w:cs="Arial" w:eastAsia="Arial" w:hAnsi="Arial"/>
                <w:sz w:val="14"/>
                <w:szCs w:val="14"/>
                <w:rtl w:val="0"/>
              </w:rPr>
              <w:t xml:space="preserve">75.4</w:t>
            </w:r>
          </w:p>
        </w:tc>
        <w:tc>
          <w:tcPr/>
          <w:p w:rsidR="00000000" w:rsidDel="00000000" w:rsidP="00000000" w:rsidRDefault="00000000" w:rsidRPr="00000000" w14:paraId="0000026D">
            <w:pPr>
              <w:rPr>
                <w:rFonts w:ascii="Arial" w:cs="Arial" w:eastAsia="Arial" w:hAnsi="Arial"/>
                <w:sz w:val="14"/>
                <w:szCs w:val="14"/>
              </w:rPr>
            </w:pPr>
            <w:r w:rsidDel="00000000" w:rsidR="00000000" w:rsidRPr="00000000">
              <w:rPr>
                <w:rFonts w:ascii="Arial" w:cs="Arial" w:eastAsia="Arial" w:hAnsi="Arial"/>
                <w:sz w:val="14"/>
                <w:szCs w:val="14"/>
                <w:rtl w:val="0"/>
              </w:rPr>
              <w:t xml:space="preserve">4.4</w:t>
            </w:r>
          </w:p>
        </w:tc>
        <w:tc>
          <w:tcPr/>
          <w:p w:rsidR="00000000" w:rsidDel="00000000" w:rsidP="00000000" w:rsidRDefault="00000000" w:rsidRPr="00000000" w14:paraId="0000026E">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26F">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270">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71">
            <w:pPr>
              <w:rPr>
                <w:rFonts w:ascii="Arial" w:cs="Arial" w:eastAsia="Arial" w:hAnsi="Arial"/>
                <w:sz w:val="14"/>
                <w:szCs w:val="14"/>
              </w:rPr>
            </w:pPr>
            <w:r w:rsidDel="00000000" w:rsidR="00000000" w:rsidRPr="00000000">
              <w:rPr>
                <w:rFonts w:ascii="Arial" w:cs="Arial" w:eastAsia="Arial" w:hAnsi="Arial"/>
                <w:sz w:val="14"/>
                <w:szCs w:val="14"/>
                <w:rtl w:val="0"/>
              </w:rPr>
              <w:t xml:space="preserve">7.0</w:t>
            </w:r>
          </w:p>
        </w:tc>
      </w:tr>
      <w:tr>
        <w:trPr>
          <w:cantSplit w:val="0"/>
          <w:trHeight w:val="69" w:hRule="atLeast"/>
          <w:tblHeader w:val="0"/>
        </w:trPr>
        <w:tc>
          <w:tcPr/>
          <w:p w:rsidR="00000000" w:rsidDel="00000000" w:rsidP="00000000" w:rsidRDefault="00000000" w:rsidRPr="00000000" w14:paraId="00000272">
            <w:pPr>
              <w:rPr>
                <w:rFonts w:ascii="Arial" w:cs="Arial" w:eastAsia="Arial" w:hAnsi="Arial"/>
                <w:sz w:val="14"/>
                <w:szCs w:val="14"/>
              </w:rPr>
            </w:pPr>
            <w:r w:rsidDel="00000000" w:rsidR="00000000" w:rsidRPr="00000000">
              <w:rPr>
                <w:rFonts w:ascii="Arial" w:cs="Arial" w:eastAsia="Arial" w:hAnsi="Arial"/>
                <w:sz w:val="14"/>
                <w:szCs w:val="14"/>
                <w:rtl w:val="0"/>
              </w:rPr>
              <w:t xml:space="preserve">3</w:t>
            </w:r>
          </w:p>
        </w:tc>
        <w:tc>
          <w:tcPr/>
          <w:p w:rsidR="00000000" w:rsidDel="00000000" w:rsidP="00000000" w:rsidRDefault="00000000" w:rsidRPr="00000000" w14:paraId="00000273">
            <w:pPr>
              <w:rPr>
                <w:rFonts w:ascii="Arial" w:cs="Arial" w:eastAsia="Arial" w:hAnsi="Arial"/>
                <w:sz w:val="14"/>
                <w:szCs w:val="14"/>
              </w:rPr>
            </w:pPr>
            <w:r w:rsidDel="00000000" w:rsidR="00000000" w:rsidRPr="00000000">
              <w:rPr>
                <w:rFonts w:ascii="Arial" w:cs="Arial" w:eastAsia="Arial" w:hAnsi="Arial"/>
                <w:sz w:val="14"/>
                <w:szCs w:val="14"/>
                <w:rtl w:val="0"/>
              </w:rPr>
              <w:t xml:space="preserve">2022-06-12</w:t>
            </w:r>
          </w:p>
        </w:tc>
        <w:tc>
          <w:tcPr/>
          <w:p w:rsidR="00000000" w:rsidDel="00000000" w:rsidP="00000000" w:rsidRDefault="00000000" w:rsidRPr="00000000" w14:paraId="00000274">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75">
            <w:pPr>
              <w:rPr>
                <w:rFonts w:ascii="Arial" w:cs="Arial" w:eastAsia="Arial" w:hAnsi="Arial"/>
                <w:sz w:val="14"/>
                <w:szCs w:val="14"/>
              </w:rPr>
            </w:pPr>
            <w:r w:rsidDel="00000000" w:rsidR="00000000" w:rsidRPr="00000000">
              <w:rPr>
                <w:rFonts w:ascii="Arial" w:cs="Arial" w:eastAsia="Arial" w:hAnsi="Arial"/>
                <w:sz w:val="14"/>
                <w:szCs w:val="14"/>
                <w:rtl w:val="0"/>
              </w:rPr>
              <w:t xml:space="preserve">31.7</w:t>
            </w:r>
          </w:p>
        </w:tc>
        <w:tc>
          <w:tcPr/>
          <w:p w:rsidR="00000000" w:rsidDel="00000000" w:rsidP="00000000" w:rsidRDefault="00000000" w:rsidRPr="00000000" w14:paraId="00000276">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86.5</w:t>
            </w:r>
          </w:p>
        </w:tc>
        <w:tc>
          <w:tcPr/>
          <w:p w:rsidR="00000000" w:rsidDel="00000000" w:rsidP="00000000" w:rsidRDefault="00000000" w:rsidRPr="00000000" w14:paraId="00000277">
            <w:pPr>
              <w:rPr>
                <w:rFonts w:ascii="Arial" w:cs="Arial" w:eastAsia="Arial" w:hAnsi="Arial"/>
                <w:sz w:val="14"/>
                <w:szCs w:val="14"/>
              </w:rPr>
            </w:pPr>
            <w:r w:rsidDel="00000000" w:rsidR="00000000" w:rsidRPr="00000000">
              <w:rPr>
                <w:rFonts w:ascii="Arial" w:cs="Arial" w:eastAsia="Arial" w:hAnsi="Arial"/>
                <w:sz w:val="14"/>
                <w:szCs w:val="14"/>
                <w:rtl w:val="0"/>
              </w:rPr>
              <w:t xml:space="preserve">4.6</w:t>
            </w:r>
          </w:p>
        </w:tc>
        <w:tc>
          <w:tcPr/>
          <w:p w:rsidR="00000000" w:rsidDel="00000000" w:rsidP="00000000" w:rsidRDefault="00000000" w:rsidRPr="00000000" w14:paraId="00000278">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279">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7A">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27B">
            <w:pPr>
              <w:rPr>
                <w:rFonts w:ascii="Arial" w:cs="Arial" w:eastAsia="Arial" w:hAnsi="Arial"/>
                <w:sz w:val="14"/>
                <w:szCs w:val="14"/>
              </w:rPr>
            </w:pPr>
            <w:r w:rsidDel="00000000" w:rsidR="00000000" w:rsidRPr="00000000">
              <w:rPr>
                <w:rFonts w:ascii="Arial" w:cs="Arial" w:eastAsia="Arial" w:hAnsi="Arial"/>
                <w:sz w:val="14"/>
                <w:szCs w:val="14"/>
                <w:rtl w:val="0"/>
              </w:rPr>
              <w:t xml:space="preserve">7.5</w:t>
            </w:r>
          </w:p>
        </w:tc>
      </w:tr>
      <w:tr>
        <w:trPr>
          <w:cantSplit w:val="0"/>
          <w:trHeight w:val="66" w:hRule="atLeast"/>
          <w:tblHeader w:val="0"/>
        </w:trPr>
        <w:tc>
          <w:tcPr/>
          <w:p w:rsidR="00000000" w:rsidDel="00000000" w:rsidP="00000000" w:rsidRDefault="00000000" w:rsidRPr="00000000" w14:paraId="0000027C">
            <w:pPr>
              <w:rPr>
                <w:rFonts w:ascii="Arial" w:cs="Arial" w:eastAsia="Arial" w:hAnsi="Arial"/>
                <w:sz w:val="14"/>
                <w:szCs w:val="14"/>
              </w:rPr>
            </w:pPr>
            <w:r w:rsidDel="00000000" w:rsidR="00000000" w:rsidRPr="00000000">
              <w:rPr>
                <w:rFonts w:ascii="Arial" w:cs="Arial" w:eastAsia="Arial" w:hAnsi="Arial"/>
                <w:sz w:val="14"/>
                <w:szCs w:val="14"/>
                <w:rtl w:val="0"/>
              </w:rPr>
              <w:t xml:space="preserve">4</w:t>
            </w:r>
          </w:p>
        </w:tc>
        <w:tc>
          <w:tcPr/>
          <w:p w:rsidR="00000000" w:rsidDel="00000000" w:rsidP="00000000" w:rsidRDefault="00000000" w:rsidRPr="00000000" w14:paraId="0000027D">
            <w:pPr>
              <w:rPr>
                <w:rFonts w:ascii="Arial" w:cs="Arial" w:eastAsia="Arial" w:hAnsi="Arial"/>
                <w:sz w:val="14"/>
                <w:szCs w:val="14"/>
              </w:rPr>
            </w:pPr>
            <w:r w:rsidDel="00000000" w:rsidR="00000000" w:rsidRPr="00000000">
              <w:rPr>
                <w:rFonts w:ascii="Arial" w:cs="Arial" w:eastAsia="Arial" w:hAnsi="Arial"/>
                <w:sz w:val="14"/>
                <w:szCs w:val="14"/>
                <w:rtl w:val="0"/>
              </w:rPr>
              <w:t xml:space="preserve">2022-07-06</w:t>
            </w:r>
          </w:p>
        </w:tc>
        <w:tc>
          <w:tcPr/>
          <w:p w:rsidR="00000000" w:rsidDel="00000000" w:rsidP="00000000" w:rsidRDefault="00000000" w:rsidRPr="00000000" w14:paraId="0000027E">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7F">
            <w:pPr>
              <w:rPr>
                <w:rFonts w:ascii="Arial" w:cs="Arial" w:eastAsia="Arial" w:hAnsi="Arial"/>
                <w:sz w:val="14"/>
                <w:szCs w:val="14"/>
              </w:rPr>
            </w:pPr>
            <w:r w:rsidDel="00000000" w:rsidR="00000000" w:rsidRPr="00000000">
              <w:rPr>
                <w:rFonts w:ascii="Arial" w:cs="Arial" w:eastAsia="Arial" w:hAnsi="Arial"/>
                <w:sz w:val="14"/>
                <w:szCs w:val="14"/>
                <w:rtl w:val="0"/>
              </w:rPr>
              <w:t xml:space="preserve">25.4</w:t>
            </w:r>
          </w:p>
        </w:tc>
        <w:tc>
          <w:tcPr/>
          <w:p w:rsidR="00000000" w:rsidDel="00000000" w:rsidP="00000000" w:rsidRDefault="00000000" w:rsidRPr="00000000" w14:paraId="00000280">
            <w:pPr>
              <w:rPr>
                <w:rFonts w:ascii="Arial" w:cs="Arial" w:eastAsia="Arial" w:hAnsi="Arial"/>
                <w:sz w:val="14"/>
                <w:szCs w:val="14"/>
              </w:rPr>
            </w:pPr>
            <w:r w:rsidDel="00000000" w:rsidR="00000000" w:rsidRPr="00000000">
              <w:rPr>
                <w:rFonts w:ascii="Arial" w:cs="Arial" w:eastAsia="Arial" w:hAnsi="Arial"/>
                <w:sz w:val="14"/>
                <w:szCs w:val="14"/>
                <w:rtl w:val="0"/>
              </w:rPr>
              <w:t xml:space="preserve">70.6</w:t>
            </w:r>
          </w:p>
        </w:tc>
        <w:tc>
          <w:tcPr/>
          <w:p w:rsidR="00000000" w:rsidDel="00000000" w:rsidP="00000000" w:rsidRDefault="00000000" w:rsidRPr="00000000" w14:paraId="00000281">
            <w:pPr>
              <w:rPr>
                <w:rFonts w:ascii="Arial" w:cs="Arial" w:eastAsia="Arial" w:hAnsi="Arial"/>
                <w:sz w:val="14"/>
                <w:szCs w:val="14"/>
              </w:rPr>
            </w:pPr>
            <w:r w:rsidDel="00000000" w:rsidR="00000000" w:rsidRPr="00000000">
              <w:rPr>
                <w:rFonts w:ascii="Arial" w:cs="Arial" w:eastAsia="Arial" w:hAnsi="Arial"/>
                <w:sz w:val="14"/>
                <w:szCs w:val="14"/>
                <w:rtl w:val="0"/>
              </w:rPr>
              <w:t xml:space="preserve">4.9</w:t>
            </w:r>
          </w:p>
        </w:tc>
        <w:tc>
          <w:tcPr/>
          <w:p w:rsidR="00000000" w:rsidDel="00000000" w:rsidP="00000000" w:rsidRDefault="00000000" w:rsidRPr="00000000" w14:paraId="00000282">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283">
            <w:pPr>
              <w:rPr>
                <w:rFonts w:ascii="Arial" w:cs="Arial" w:eastAsia="Arial" w:hAnsi="Arial"/>
                <w:sz w:val="14"/>
                <w:szCs w:val="14"/>
              </w:rPr>
            </w:pPr>
            <w:r w:rsidDel="00000000" w:rsidR="00000000" w:rsidRPr="00000000">
              <w:rPr>
                <w:rFonts w:ascii="Arial" w:cs="Arial" w:eastAsia="Arial" w:hAnsi="Arial"/>
                <w:sz w:val="14"/>
                <w:szCs w:val="14"/>
                <w:rtl w:val="0"/>
              </w:rPr>
              <w:t xml:space="preserve">3.2</w:t>
            </w:r>
          </w:p>
        </w:tc>
        <w:tc>
          <w:tcPr/>
          <w:p w:rsidR="00000000" w:rsidDel="00000000" w:rsidP="00000000" w:rsidRDefault="00000000" w:rsidRPr="00000000" w14:paraId="0000028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85">
            <w:pPr>
              <w:rPr>
                <w:rFonts w:ascii="Arial" w:cs="Arial" w:eastAsia="Arial" w:hAnsi="Arial"/>
                <w:sz w:val="14"/>
                <w:szCs w:val="14"/>
              </w:rPr>
            </w:pPr>
            <w:r w:rsidDel="00000000" w:rsidR="00000000" w:rsidRPr="00000000">
              <w:rPr>
                <w:rFonts w:ascii="Arial" w:cs="Arial" w:eastAsia="Arial" w:hAnsi="Arial"/>
                <w:sz w:val="14"/>
                <w:szCs w:val="14"/>
                <w:rtl w:val="0"/>
              </w:rPr>
              <w:t xml:space="preserve">8.0</w:t>
            </w:r>
          </w:p>
        </w:tc>
      </w:tr>
      <w:tr>
        <w:trPr>
          <w:cantSplit w:val="0"/>
          <w:trHeight w:val="88" w:hRule="atLeast"/>
          <w:tblHeader w:val="0"/>
        </w:trPr>
        <w:tc>
          <w:tcPr/>
          <w:p w:rsidR="00000000" w:rsidDel="00000000" w:rsidP="00000000" w:rsidRDefault="00000000" w:rsidRPr="00000000" w14:paraId="00000286">
            <w:pPr>
              <w:rPr>
                <w:rFonts w:ascii="Arial" w:cs="Arial" w:eastAsia="Arial" w:hAnsi="Arial"/>
                <w:sz w:val="14"/>
                <w:szCs w:val="14"/>
              </w:rPr>
            </w:pPr>
            <w:r w:rsidDel="00000000" w:rsidR="00000000" w:rsidRPr="00000000">
              <w:rPr>
                <w:rFonts w:ascii="Arial" w:cs="Arial" w:eastAsia="Arial" w:hAnsi="Arial"/>
                <w:sz w:val="14"/>
                <w:szCs w:val="14"/>
                <w:rtl w:val="0"/>
              </w:rPr>
              <w:t xml:space="preserve">5</w:t>
            </w:r>
          </w:p>
        </w:tc>
        <w:tc>
          <w:tcPr/>
          <w:p w:rsidR="00000000" w:rsidDel="00000000" w:rsidP="00000000" w:rsidRDefault="00000000" w:rsidRPr="00000000" w14:paraId="00000287">
            <w:pPr>
              <w:rPr>
                <w:rFonts w:ascii="Arial" w:cs="Arial" w:eastAsia="Arial" w:hAnsi="Arial"/>
                <w:sz w:val="14"/>
                <w:szCs w:val="14"/>
              </w:rPr>
            </w:pPr>
            <w:r w:rsidDel="00000000" w:rsidR="00000000" w:rsidRPr="00000000">
              <w:rPr>
                <w:rFonts w:ascii="Arial" w:cs="Arial" w:eastAsia="Arial" w:hAnsi="Arial"/>
                <w:sz w:val="14"/>
                <w:szCs w:val="14"/>
                <w:rtl w:val="0"/>
              </w:rPr>
              <w:t xml:space="preserve">2022-07-20</w:t>
            </w:r>
          </w:p>
        </w:tc>
        <w:tc>
          <w:tcPr/>
          <w:p w:rsidR="00000000" w:rsidDel="00000000" w:rsidP="00000000" w:rsidRDefault="00000000" w:rsidRPr="00000000" w14:paraId="00000288">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89">
            <w:pPr>
              <w:rPr>
                <w:rFonts w:ascii="Arial" w:cs="Arial" w:eastAsia="Arial" w:hAnsi="Arial"/>
                <w:sz w:val="14"/>
                <w:szCs w:val="14"/>
              </w:rPr>
            </w:pPr>
            <w:r w:rsidDel="00000000" w:rsidR="00000000" w:rsidRPr="00000000">
              <w:rPr>
                <w:rFonts w:ascii="Arial" w:cs="Arial" w:eastAsia="Arial" w:hAnsi="Arial"/>
                <w:sz w:val="14"/>
                <w:szCs w:val="14"/>
                <w:rtl w:val="0"/>
              </w:rPr>
              <w:t xml:space="preserve">30.6</w:t>
            </w:r>
          </w:p>
        </w:tc>
        <w:tc>
          <w:tcPr/>
          <w:p w:rsidR="00000000" w:rsidDel="00000000" w:rsidP="00000000" w:rsidRDefault="00000000" w:rsidRPr="00000000" w14:paraId="0000028A">
            <w:pPr>
              <w:rPr>
                <w:rFonts w:ascii="Arial" w:cs="Arial" w:eastAsia="Arial" w:hAnsi="Arial"/>
                <w:sz w:val="14"/>
                <w:szCs w:val="14"/>
              </w:rPr>
            </w:pPr>
            <w:r w:rsidDel="00000000" w:rsidR="00000000" w:rsidRPr="00000000">
              <w:rPr>
                <w:rFonts w:ascii="Arial" w:cs="Arial" w:eastAsia="Arial" w:hAnsi="Arial"/>
                <w:sz w:val="14"/>
                <w:szCs w:val="14"/>
                <w:rtl w:val="0"/>
              </w:rPr>
              <w:t xml:space="preserve">72.6</w:t>
            </w:r>
          </w:p>
        </w:tc>
        <w:tc>
          <w:tcPr/>
          <w:p w:rsidR="00000000" w:rsidDel="00000000" w:rsidP="00000000" w:rsidRDefault="00000000" w:rsidRPr="00000000" w14:paraId="0000028B">
            <w:pPr>
              <w:rPr>
                <w:rFonts w:ascii="Arial" w:cs="Arial" w:eastAsia="Arial" w:hAnsi="Arial"/>
                <w:sz w:val="14"/>
                <w:szCs w:val="14"/>
              </w:rPr>
            </w:pPr>
            <w:r w:rsidDel="00000000" w:rsidR="00000000" w:rsidRPr="00000000">
              <w:rPr>
                <w:rFonts w:ascii="Arial" w:cs="Arial" w:eastAsia="Arial" w:hAnsi="Arial"/>
                <w:sz w:val="14"/>
                <w:szCs w:val="14"/>
                <w:rtl w:val="0"/>
              </w:rPr>
              <w:t xml:space="preserve">3.5</w:t>
            </w:r>
          </w:p>
        </w:tc>
        <w:tc>
          <w:tcPr/>
          <w:p w:rsidR="00000000" w:rsidDel="00000000" w:rsidP="00000000" w:rsidRDefault="00000000" w:rsidRPr="00000000" w14:paraId="0000028C">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28D">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28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8F">
            <w:pPr>
              <w:rPr>
                <w:rFonts w:ascii="Arial" w:cs="Arial" w:eastAsia="Arial" w:hAnsi="Arial"/>
                <w:sz w:val="14"/>
                <w:szCs w:val="14"/>
              </w:rPr>
            </w:pPr>
            <w:r w:rsidDel="00000000" w:rsidR="00000000" w:rsidRPr="00000000">
              <w:rPr>
                <w:rFonts w:ascii="Arial" w:cs="Arial" w:eastAsia="Arial" w:hAnsi="Arial"/>
                <w:sz w:val="14"/>
                <w:szCs w:val="14"/>
                <w:rtl w:val="0"/>
              </w:rPr>
              <w:t xml:space="preserve">6.0</w:t>
            </w:r>
          </w:p>
        </w:tc>
      </w:tr>
      <w:tr>
        <w:trPr>
          <w:cantSplit w:val="0"/>
          <w:trHeight w:val="66" w:hRule="atLeast"/>
          <w:tblHeader w:val="0"/>
        </w:trPr>
        <w:tc>
          <w:tcPr/>
          <w:p w:rsidR="00000000" w:rsidDel="00000000" w:rsidP="00000000" w:rsidRDefault="00000000" w:rsidRPr="00000000" w14:paraId="00000290">
            <w:pPr>
              <w:rPr>
                <w:rFonts w:ascii="Arial" w:cs="Arial" w:eastAsia="Arial" w:hAnsi="Arial"/>
                <w:sz w:val="14"/>
                <w:szCs w:val="14"/>
              </w:rPr>
            </w:pPr>
            <w:r w:rsidDel="00000000" w:rsidR="00000000" w:rsidRPr="00000000">
              <w:rPr>
                <w:rFonts w:ascii="Arial" w:cs="Arial" w:eastAsia="Arial" w:hAnsi="Arial"/>
                <w:sz w:val="14"/>
                <w:szCs w:val="14"/>
                <w:rtl w:val="0"/>
              </w:rPr>
              <w:t xml:space="preserve">6</w:t>
            </w:r>
          </w:p>
        </w:tc>
        <w:tc>
          <w:tcPr/>
          <w:p w:rsidR="00000000" w:rsidDel="00000000" w:rsidP="00000000" w:rsidRDefault="00000000" w:rsidRPr="00000000" w14:paraId="00000291">
            <w:pPr>
              <w:rPr>
                <w:rFonts w:ascii="Arial" w:cs="Arial" w:eastAsia="Arial" w:hAnsi="Arial"/>
                <w:sz w:val="14"/>
                <w:szCs w:val="14"/>
              </w:rPr>
            </w:pPr>
            <w:r w:rsidDel="00000000" w:rsidR="00000000" w:rsidRPr="00000000">
              <w:rPr>
                <w:rFonts w:ascii="Arial" w:cs="Arial" w:eastAsia="Arial" w:hAnsi="Arial"/>
                <w:sz w:val="14"/>
                <w:szCs w:val="14"/>
                <w:rtl w:val="0"/>
              </w:rPr>
              <w:t xml:space="preserve">2022-08-10</w:t>
            </w:r>
          </w:p>
        </w:tc>
        <w:tc>
          <w:tcPr/>
          <w:p w:rsidR="00000000" w:rsidDel="00000000" w:rsidP="00000000" w:rsidRDefault="00000000" w:rsidRPr="00000000" w14:paraId="00000292">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93">
            <w:pPr>
              <w:rPr>
                <w:rFonts w:ascii="Arial" w:cs="Arial" w:eastAsia="Arial" w:hAnsi="Arial"/>
                <w:sz w:val="14"/>
                <w:szCs w:val="14"/>
              </w:rPr>
            </w:pPr>
            <w:r w:rsidDel="00000000" w:rsidR="00000000" w:rsidRPr="00000000">
              <w:rPr>
                <w:rFonts w:ascii="Arial" w:cs="Arial" w:eastAsia="Arial" w:hAnsi="Arial"/>
                <w:sz w:val="14"/>
                <w:szCs w:val="14"/>
                <w:rtl w:val="0"/>
              </w:rPr>
              <w:t xml:space="preserve">36.9</w:t>
            </w:r>
          </w:p>
        </w:tc>
        <w:tc>
          <w:tcPr/>
          <w:p w:rsidR="00000000" w:rsidDel="00000000" w:rsidP="00000000" w:rsidRDefault="00000000" w:rsidRPr="00000000" w14:paraId="00000294">
            <w:pPr>
              <w:rPr>
                <w:rFonts w:ascii="Arial" w:cs="Arial" w:eastAsia="Arial" w:hAnsi="Arial"/>
                <w:sz w:val="14"/>
                <w:szCs w:val="14"/>
              </w:rPr>
            </w:pPr>
            <w:r w:rsidDel="00000000" w:rsidR="00000000" w:rsidRPr="00000000">
              <w:rPr>
                <w:rFonts w:ascii="Arial" w:cs="Arial" w:eastAsia="Arial" w:hAnsi="Arial"/>
                <w:sz w:val="14"/>
                <w:szCs w:val="14"/>
                <w:rtl w:val="0"/>
              </w:rPr>
              <w:t xml:space="preserve">75.8</w:t>
            </w:r>
          </w:p>
        </w:tc>
        <w:tc>
          <w:tcPr/>
          <w:p w:rsidR="00000000" w:rsidDel="00000000" w:rsidP="00000000" w:rsidRDefault="00000000" w:rsidRPr="00000000" w14:paraId="00000295">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296">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97">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29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99">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r>
      <w:tr>
        <w:trPr>
          <w:cantSplit w:val="0"/>
          <w:trHeight w:val="94" w:hRule="atLeast"/>
          <w:tblHeader w:val="0"/>
        </w:trPr>
        <w:tc>
          <w:tcPr/>
          <w:p w:rsidR="00000000" w:rsidDel="00000000" w:rsidP="00000000" w:rsidRDefault="00000000" w:rsidRPr="00000000" w14:paraId="0000029A">
            <w:pPr>
              <w:rPr>
                <w:rFonts w:ascii="Arial" w:cs="Arial" w:eastAsia="Arial" w:hAnsi="Arial"/>
                <w:sz w:val="14"/>
                <w:szCs w:val="14"/>
              </w:rPr>
            </w:pPr>
            <w:r w:rsidDel="00000000" w:rsidR="00000000" w:rsidRPr="00000000">
              <w:rPr>
                <w:rFonts w:ascii="Arial" w:cs="Arial" w:eastAsia="Arial" w:hAnsi="Arial"/>
                <w:sz w:val="14"/>
                <w:szCs w:val="14"/>
                <w:rtl w:val="0"/>
              </w:rPr>
              <w:t xml:space="preserve">7</w:t>
            </w:r>
          </w:p>
        </w:tc>
        <w:tc>
          <w:tcPr/>
          <w:p w:rsidR="00000000" w:rsidDel="00000000" w:rsidP="00000000" w:rsidRDefault="00000000" w:rsidRPr="00000000" w14:paraId="0000029B">
            <w:pPr>
              <w:rPr>
                <w:rFonts w:ascii="Arial" w:cs="Arial" w:eastAsia="Arial" w:hAnsi="Arial"/>
                <w:sz w:val="14"/>
                <w:szCs w:val="14"/>
              </w:rPr>
            </w:pPr>
            <w:r w:rsidDel="00000000" w:rsidR="00000000" w:rsidRPr="00000000">
              <w:rPr>
                <w:rFonts w:ascii="Arial" w:cs="Arial" w:eastAsia="Arial" w:hAnsi="Arial"/>
                <w:sz w:val="14"/>
                <w:szCs w:val="14"/>
                <w:rtl w:val="0"/>
              </w:rPr>
              <w:t xml:space="preserve">2022-08-24</w:t>
            </w:r>
          </w:p>
        </w:tc>
        <w:tc>
          <w:tcPr/>
          <w:p w:rsidR="00000000" w:rsidDel="00000000" w:rsidP="00000000" w:rsidRDefault="00000000" w:rsidRPr="00000000" w14:paraId="0000029C">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9D">
            <w:pPr>
              <w:rPr>
                <w:rFonts w:ascii="Arial" w:cs="Arial" w:eastAsia="Arial" w:hAnsi="Arial"/>
                <w:sz w:val="14"/>
                <w:szCs w:val="14"/>
              </w:rPr>
            </w:pPr>
            <w:r w:rsidDel="00000000" w:rsidR="00000000" w:rsidRPr="00000000">
              <w:rPr>
                <w:rFonts w:ascii="Arial" w:cs="Arial" w:eastAsia="Arial" w:hAnsi="Arial"/>
                <w:sz w:val="14"/>
                <w:szCs w:val="14"/>
                <w:rtl w:val="0"/>
              </w:rPr>
              <w:t xml:space="preserve">38.9</w:t>
            </w:r>
          </w:p>
        </w:tc>
        <w:tc>
          <w:tcPr/>
          <w:p w:rsidR="00000000" w:rsidDel="00000000" w:rsidP="00000000" w:rsidRDefault="00000000" w:rsidRPr="00000000" w14:paraId="0000029E">
            <w:pPr>
              <w:rPr>
                <w:rFonts w:ascii="Arial" w:cs="Arial" w:eastAsia="Arial" w:hAnsi="Arial"/>
                <w:sz w:val="14"/>
                <w:szCs w:val="14"/>
              </w:rPr>
            </w:pPr>
            <w:r w:rsidDel="00000000" w:rsidR="00000000" w:rsidRPr="00000000">
              <w:rPr>
                <w:rFonts w:ascii="Arial" w:cs="Arial" w:eastAsia="Arial" w:hAnsi="Arial"/>
                <w:sz w:val="14"/>
                <w:szCs w:val="14"/>
                <w:rtl w:val="0"/>
              </w:rPr>
              <w:t xml:space="preserve">76.2</w:t>
            </w:r>
          </w:p>
        </w:tc>
        <w:tc>
          <w:tcPr/>
          <w:p w:rsidR="00000000" w:rsidDel="00000000" w:rsidP="00000000" w:rsidRDefault="00000000" w:rsidRPr="00000000" w14:paraId="0000029F">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c>
          <w:tcPr/>
          <w:p w:rsidR="00000000" w:rsidDel="00000000" w:rsidP="00000000" w:rsidRDefault="00000000" w:rsidRPr="00000000" w14:paraId="000002A0">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A1">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2A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A3">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66" w:hRule="atLeast"/>
          <w:tblHeader w:val="0"/>
        </w:trPr>
        <w:tc>
          <w:tcPr/>
          <w:p w:rsidR="00000000" w:rsidDel="00000000" w:rsidP="00000000" w:rsidRDefault="00000000" w:rsidRPr="00000000" w14:paraId="000002A4">
            <w:pPr>
              <w:rPr>
                <w:rFonts w:ascii="Arial" w:cs="Arial" w:eastAsia="Arial" w:hAnsi="Arial"/>
                <w:sz w:val="14"/>
                <w:szCs w:val="14"/>
              </w:rPr>
            </w:pPr>
            <w:r w:rsidDel="00000000" w:rsidR="00000000" w:rsidRPr="00000000">
              <w:rPr>
                <w:rFonts w:ascii="Arial" w:cs="Arial" w:eastAsia="Arial" w:hAnsi="Arial"/>
                <w:sz w:val="14"/>
                <w:szCs w:val="14"/>
                <w:rtl w:val="0"/>
              </w:rPr>
              <w:t xml:space="preserve">8</w:t>
            </w:r>
          </w:p>
        </w:tc>
        <w:tc>
          <w:tcPr/>
          <w:p w:rsidR="00000000" w:rsidDel="00000000" w:rsidP="00000000" w:rsidRDefault="00000000" w:rsidRPr="00000000" w14:paraId="000002A5">
            <w:pPr>
              <w:rPr>
                <w:rFonts w:ascii="Arial" w:cs="Arial" w:eastAsia="Arial" w:hAnsi="Arial"/>
                <w:sz w:val="14"/>
                <w:szCs w:val="14"/>
              </w:rPr>
            </w:pPr>
            <w:r w:rsidDel="00000000" w:rsidR="00000000" w:rsidRPr="00000000">
              <w:rPr>
                <w:rFonts w:ascii="Arial" w:cs="Arial" w:eastAsia="Arial" w:hAnsi="Arial"/>
                <w:sz w:val="14"/>
                <w:szCs w:val="14"/>
                <w:rtl w:val="0"/>
              </w:rPr>
              <w:t xml:space="preserve">2022-11-05</w:t>
            </w:r>
          </w:p>
        </w:tc>
        <w:tc>
          <w:tcPr/>
          <w:p w:rsidR="00000000" w:rsidDel="00000000" w:rsidP="00000000" w:rsidRDefault="00000000" w:rsidRPr="00000000" w14:paraId="000002A6">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A7">
            <w:pPr>
              <w:rPr>
                <w:rFonts w:ascii="Arial" w:cs="Arial" w:eastAsia="Arial" w:hAnsi="Arial"/>
                <w:sz w:val="14"/>
                <w:szCs w:val="14"/>
              </w:rPr>
            </w:pPr>
            <w:r w:rsidDel="00000000" w:rsidR="00000000" w:rsidRPr="00000000">
              <w:rPr>
                <w:rFonts w:ascii="Arial" w:cs="Arial" w:eastAsia="Arial" w:hAnsi="Arial"/>
                <w:sz w:val="14"/>
                <w:szCs w:val="14"/>
                <w:rtl w:val="0"/>
              </w:rPr>
              <w:t xml:space="preserve">60.7</w:t>
            </w:r>
          </w:p>
        </w:tc>
        <w:tc>
          <w:tcPr/>
          <w:p w:rsidR="00000000" w:rsidDel="00000000" w:rsidP="00000000" w:rsidRDefault="00000000" w:rsidRPr="00000000" w14:paraId="000002A8">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86.9</w:t>
            </w:r>
          </w:p>
        </w:tc>
        <w:tc>
          <w:tcPr/>
          <w:p w:rsidR="00000000" w:rsidDel="00000000" w:rsidP="00000000" w:rsidRDefault="00000000" w:rsidRPr="00000000" w14:paraId="000002A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0.9</w:t>
            </w:r>
          </w:p>
        </w:tc>
        <w:tc>
          <w:tcPr/>
          <w:p w:rsidR="00000000" w:rsidDel="00000000" w:rsidP="00000000" w:rsidRDefault="00000000" w:rsidRPr="00000000" w14:paraId="000002AA">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2AB">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A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AD">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115" w:hRule="atLeast"/>
          <w:tblHeader w:val="0"/>
        </w:trPr>
        <w:tc>
          <w:tcPr/>
          <w:p w:rsidR="00000000" w:rsidDel="00000000" w:rsidP="00000000" w:rsidRDefault="00000000" w:rsidRPr="00000000" w14:paraId="000002AE">
            <w:pPr>
              <w:rPr>
                <w:rFonts w:ascii="Arial" w:cs="Arial" w:eastAsia="Arial" w:hAnsi="Arial"/>
                <w:sz w:val="14"/>
                <w:szCs w:val="14"/>
              </w:rPr>
            </w:pPr>
            <w:r w:rsidDel="00000000" w:rsidR="00000000" w:rsidRPr="00000000">
              <w:rPr>
                <w:rFonts w:ascii="Arial" w:cs="Arial" w:eastAsia="Arial" w:hAnsi="Arial"/>
                <w:sz w:val="14"/>
                <w:szCs w:val="14"/>
                <w:rtl w:val="0"/>
              </w:rPr>
              <w:t xml:space="preserve">9</w:t>
            </w:r>
          </w:p>
        </w:tc>
        <w:tc>
          <w:tcPr/>
          <w:p w:rsidR="00000000" w:rsidDel="00000000" w:rsidP="00000000" w:rsidRDefault="00000000" w:rsidRPr="00000000" w14:paraId="000002AF">
            <w:pPr>
              <w:rPr>
                <w:rFonts w:ascii="Arial" w:cs="Arial" w:eastAsia="Arial" w:hAnsi="Arial"/>
                <w:sz w:val="14"/>
                <w:szCs w:val="14"/>
              </w:rPr>
            </w:pPr>
            <w:r w:rsidDel="00000000" w:rsidR="00000000" w:rsidRPr="00000000">
              <w:rPr>
                <w:rFonts w:ascii="Arial" w:cs="Arial" w:eastAsia="Arial" w:hAnsi="Arial"/>
                <w:sz w:val="14"/>
                <w:szCs w:val="14"/>
                <w:rtl w:val="0"/>
              </w:rPr>
              <w:t xml:space="preserve">2022-12-10</w:t>
            </w:r>
          </w:p>
        </w:tc>
        <w:tc>
          <w:tcPr/>
          <w:p w:rsidR="00000000" w:rsidDel="00000000" w:rsidP="00000000" w:rsidRDefault="00000000" w:rsidRPr="00000000" w14:paraId="000002B0">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B1">
            <w:pPr>
              <w:rPr>
                <w:rFonts w:ascii="Arial" w:cs="Arial" w:eastAsia="Arial" w:hAnsi="Arial"/>
                <w:sz w:val="14"/>
                <w:szCs w:val="14"/>
              </w:rPr>
            </w:pPr>
            <w:r w:rsidDel="00000000" w:rsidR="00000000" w:rsidRPr="00000000">
              <w:rPr>
                <w:rFonts w:ascii="Arial" w:cs="Arial" w:eastAsia="Arial" w:hAnsi="Arial"/>
                <w:sz w:val="14"/>
                <w:szCs w:val="14"/>
                <w:rtl w:val="0"/>
              </w:rPr>
              <w:t xml:space="preserve">50.8</w:t>
            </w:r>
          </w:p>
        </w:tc>
        <w:tc>
          <w:tcPr/>
          <w:p w:rsidR="00000000" w:rsidDel="00000000" w:rsidP="00000000" w:rsidRDefault="00000000" w:rsidRPr="00000000" w14:paraId="000002B2">
            <w:pPr>
              <w:rPr>
                <w:rFonts w:ascii="Arial" w:cs="Arial" w:eastAsia="Arial" w:hAnsi="Arial"/>
                <w:sz w:val="14"/>
                <w:szCs w:val="14"/>
              </w:rPr>
            </w:pPr>
            <w:r w:rsidDel="00000000" w:rsidR="00000000" w:rsidRPr="00000000">
              <w:rPr>
                <w:rFonts w:ascii="Arial" w:cs="Arial" w:eastAsia="Arial" w:hAnsi="Arial"/>
                <w:sz w:val="14"/>
                <w:szCs w:val="14"/>
                <w:rtl w:val="0"/>
              </w:rPr>
              <w:t xml:space="preserve">88.1</w:t>
            </w:r>
          </w:p>
        </w:tc>
        <w:tc>
          <w:tcPr/>
          <w:p w:rsidR="00000000" w:rsidDel="00000000" w:rsidP="00000000" w:rsidRDefault="00000000" w:rsidRPr="00000000" w14:paraId="000002B3">
            <w:pPr>
              <w:rPr>
                <w:rFonts w:ascii="Arial" w:cs="Arial" w:eastAsia="Arial" w:hAnsi="Arial"/>
                <w:sz w:val="14"/>
                <w:szCs w:val="14"/>
              </w:rPr>
            </w:pPr>
            <w:r w:rsidDel="00000000" w:rsidR="00000000" w:rsidRPr="00000000">
              <w:rPr>
                <w:rFonts w:ascii="Arial" w:cs="Arial" w:eastAsia="Arial" w:hAnsi="Arial"/>
                <w:sz w:val="14"/>
                <w:szCs w:val="14"/>
                <w:rtl w:val="0"/>
              </w:rPr>
              <w:t xml:space="preserve">2.9</w:t>
            </w:r>
          </w:p>
        </w:tc>
        <w:tc>
          <w:tcPr/>
          <w:p w:rsidR="00000000" w:rsidDel="00000000" w:rsidP="00000000" w:rsidRDefault="00000000" w:rsidRPr="00000000" w14:paraId="000002B4">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2B5">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B6">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2B7">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r>
      <w:tr>
        <w:trPr>
          <w:cantSplit w:val="0"/>
          <w:trHeight w:val="66" w:hRule="atLeast"/>
          <w:tblHeader w:val="0"/>
        </w:trPr>
        <w:tc>
          <w:tcPr/>
          <w:p w:rsidR="00000000" w:rsidDel="00000000" w:rsidP="00000000" w:rsidRDefault="00000000" w:rsidRPr="00000000" w14:paraId="000002B8">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2B9">
            <w:pPr>
              <w:rPr>
                <w:rFonts w:ascii="Arial" w:cs="Arial" w:eastAsia="Arial" w:hAnsi="Arial"/>
                <w:sz w:val="14"/>
                <w:szCs w:val="14"/>
              </w:rPr>
            </w:pPr>
            <w:r w:rsidDel="00000000" w:rsidR="00000000" w:rsidRPr="00000000">
              <w:rPr>
                <w:rFonts w:ascii="Arial" w:cs="Arial" w:eastAsia="Arial" w:hAnsi="Arial"/>
                <w:sz w:val="14"/>
                <w:szCs w:val="14"/>
                <w:rtl w:val="0"/>
              </w:rPr>
              <w:t xml:space="preserve">2023-01-28</w:t>
            </w:r>
          </w:p>
        </w:tc>
        <w:tc>
          <w:tcPr/>
          <w:p w:rsidR="00000000" w:rsidDel="00000000" w:rsidP="00000000" w:rsidRDefault="00000000" w:rsidRPr="00000000" w14:paraId="000002BA">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BB">
            <w:pPr>
              <w:rPr>
                <w:rFonts w:ascii="Arial" w:cs="Arial" w:eastAsia="Arial" w:hAnsi="Arial"/>
                <w:sz w:val="14"/>
                <w:szCs w:val="14"/>
              </w:rPr>
            </w:pPr>
            <w:r w:rsidDel="00000000" w:rsidR="00000000" w:rsidRPr="00000000">
              <w:rPr>
                <w:rFonts w:ascii="Arial" w:cs="Arial" w:eastAsia="Arial" w:hAnsi="Arial"/>
                <w:sz w:val="14"/>
                <w:szCs w:val="14"/>
                <w:rtl w:val="0"/>
              </w:rPr>
              <w:t xml:space="preserve">57.1</w:t>
            </w:r>
          </w:p>
        </w:tc>
        <w:tc>
          <w:tcPr/>
          <w:p w:rsidR="00000000" w:rsidDel="00000000" w:rsidP="00000000" w:rsidRDefault="00000000" w:rsidRPr="00000000" w14:paraId="000002B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88.1</w:t>
            </w:r>
          </w:p>
        </w:tc>
        <w:tc>
          <w:tcPr/>
          <w:p w:rsidR="00000000" w:rsidDel="00000000" w:rsidP="00000000" w:rsidRDefault="00000000" w:rsidRPr="00000000" w14:paraId="000002BD">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2BE">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BF">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C0">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2C1">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165" w:hRule="atLeast"/>
          <w:tblHeader w:val="0"/>
        </w:trPr>
        <w:tc>
          <w:tcPr/>
          <w:p w:rsidR="00000000" w:rsidDel="00000000" w:rsidP="00000000" w:rsidRDefault="00000000" w:rsidRPr="00000000" w14:paraId="000002C2">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2C3">
            <w:pPr>
              <w:rPr>
                <w:rFonts w:ascii="Arial" w:cs="Arial" w:eastAsia="Arial" w:hAnsi="Arial"/>
                <w:sz w:val="14"/>
                <w:szCs w:val="14"/>
              </w:rPr>
            </w:pPr>
            <w:r w:rsidDel="00000000" w:rsidR="00000000" w:rsidRPr="00000000">
              <w:rPr>
                <w:rFonts w:ascii="Arial" w:cs="Arial" w:eastAsia="Arial" w:hAnsi="Arial"/>
                <w:sz w:val="14"/>
                <w:szCs w:val="14"/>
                <w:rtl w:val="0"/>
              </w:rPr>
              <w:t xml:space="preserve">2023-02-18</w:t>
            </w:r>
          </w:p>
        </w:tc>
        <w:tc>
          <w:tcPr/>
          <w:p w:rsidR="00000000" w:rsidDel="00000000" w:rsidP="00000000" w:rsidRDefault="00000000" w:rsidRPr="00000000" w14:paraId="000002C4">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C5">
            <w:pPr>
              <w:rPr>
                <w:rFonts w:ascii="Arial" w:cs="Arial" w:eastAsia="Arial" w:hAnsi="Arial"/>
                <w:sz w:val="14"/>
                <w:szCs w:val="14"/>
              </w:rPr>
            </w:pPr>
            <w:r w:rsidDel="00000000" w:rsidR="00000000" w:rsidRPr="00000000">
              <w:rPr>
                <w:rFonts w:ascii="Arial" w:cs="Arial" w:eastAsia="Arial" w:hAnsi="Arial"/>
                <w:sz w:val="14"/>
                <w:szCs w:val="14"/>
                <w:rtl w:val="0"/>
              </w:rPr>
              <w:t xml:space="preserve">61.1</w:t>
            </w:r>
          </w:p>
        </w:tc>
        <w:tc>
          <w:tcPr/>
          <w:p w:rsidR="00000000" w:rsidDel="00000000" w:rsidP="00000000" w:rsidRDefault="00000000" w:rsidRPr="00000000" w14:paraId="000002C6">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94.0</w:t>
            </w:r>
          </w:p>
        </w:tc>
        <w:tc>
          <w:tcPr/>
          <w:p w:rsidR="00000000" w:rsidDel="00000000" w:rsidP="00000000" w:rsidRDefault="00000000" w:rsidRPr="00000000" w14:paraId="000002C7">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2C8">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C9">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C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CB">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4" w:hRule="atLeast"/>
          <w:tblHeader w:val="0"/>
        </w:trPr>
        <w:tc>
          <w:tcPr/>
          <w:p w:rsidR="00000000" w:rsidDel="00000000" w:rsidP="00000000" w:rsidRDefault="00000000" w:rsidRPr="00000000" w14:paraId="000002CC">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2CD">
            <w:pPr>
              <w:rPr>
                <w:rFonts w:ascii="Arial" w:cs="Arial" w:eastAsia="Arial" w:hAnsi="Arial"/>
                <w:sz w:val="14"/>
                <w:szCs w:val="14"/>
              </w:rPr>
            </w:pPr>
            <w:r w:rsidDel="00000000" w:rsidR="00000000" w:rsidRPr="00000000">
              <w:rPr>
                <w:rFonts w:ascii="Arial" w:cs="Arial" w:eastAsia="Arial" w:hAnsi="Arial"/>
                <w:sz w:val="14"/>
                <w:szCs w:val="14"/>
                <w:rtl w:val="0"/>
              </w:rPr>
              <w:t xml:space="preserve">2023-03-10</w:t>
            </w:r>
          </w:p>
        </w:tc>
        <w:tc>
          <w:tcPr/>
          <w:p w:rsidR="00000000" w:rsidDel="00000000" w:rsidP="00000000" w:rsidRDefault="00000000" w:rsidRPr="00000000" w14:paraId="000002CE">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CF">
            <w:pPr>
              <w:rPr>
                <w:rFonts w:ascii="Arial" w:cs="Arial" w:eastAsia="Arial" w:hAnsi="Arial"/>
                <w:sz w:val="14"/>
                <w:szCs w:val="14"/>
              </w:rPr>
            </w:pPr>
            <w:r w:rsidDel="00000000" w:rsidR="00000000" w:rsidRPr="00000000">
              <w:rPr>
                <w:rFonts w:ascii="Arial" w:cs="Arial" w:eastAsia="Arial" w:hAnsi="Arial"/>
                <w:sz w:val="14"/>
                <w:szCs w:val="14"/>
                <w:rtl w:val="0"/>
              </w:rPr>
              <w:t xml:space="preserve">56.7</w:t>
            </w:r>
          </w:p>
        </w:tc>
        <w:tc>
          <w:tcPr/>
          <w:p w:rsidR="00000000" w:rsidDel="00000000" w:rsidP="00000000" w:rsidRDefault="00000000" w:rsidRPr="00000000" w14:paraId="000002D0">
            <w:pPr>
              <w:rPr>
                <w:rFonts w:ascii="Arial" w:cs="Arial" w:eastAsia="Arial" w:hAnsi="Arial"/>
                <w:sz w:val="14"/>
                <w:szCs w:val="14"/>
              </w:rPr>
            </w:pPr>
            <w:r w:rsidDel="00000000" w:rsidR="00000000" w:rsidRPr="00000000">
              <w:rPr>
                <w:rFonts w:ascii="Arial" w:cs="Arial" w:eastAsia="Arial" w:hAnsi="Arial"/>
                <w:sz w:val="14"/>
                <w:szCs w:val="14"/>
                <w:rtl w:val="0"/>
              </w:rPr>
              <w:t xml:space="preserve">86.1</w:t>
            </w:r>
          </w:p>
        </w:tc>
        <w:tc>
          <w:tcPr/>
          <w:p w:rsidR="00000000" w:rsidDel="00000000" w:rsidP="00000000" w:rsidRDefault="00000000" w:rsidRPr="00000000" w14:paraId="000002D1">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2D2">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D3">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D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D5">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17" w:hRule="atLeast"/>
          <w:tblHeader w:val="0"/>
        </w:trPr>
        <w:tc>
          <w:tcPr/>
          <w:p w:rsidR="00000000" w:rsidDel="00000000" w:rsidP="00000000" w:rsidRDefault="00000000" w:rsidRPr="00000000" w14:paraId="000002D6">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2D7">
            <w:pPr>
              <w:rPr>
                <w:rFonts w:ascii="Arial" w:cs="Arial" w:eastAsia="Arial" w:hAnsi="Arial"/>
                <w:sz w:val="14"/>
                <w:szCs w:val="14"/>
              </w:rPr>
            </w:pPr>
            <w:r w:rsidDel="00000000" w:rsidR="00000000" w:rsidRPr="00000000">
              <w:rPr>
                <w:rFonts w:ascii="Arial" w:cs="Arial" w:eastAsia="Arial" w:hAnsi="Arial"/>
                <w:sz w:val="14"/>
                <w:szCs w:val="14"/>
                <w:rtl w:val="0"/>
              </w:rPr>
              <w:t xml:space="preserve">2023-04-28</w:t>
            </w:r>
          </w:p>
        </w:tc>
        <w:tc>
          <w:tcPr/>
          <w:p w:rsidR="00000000" w:rsidDel="00000000" w:rsidP="00000000" w:rsidRDefault="00000000" w:rsidRPr="00000000" w14:paraId="000002D8">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D9">
            <w:pPr>
              <w:rPr>
                <w:rFonts w:ascii="Arial" w:cs="Arial" w:eastAsia="Arial" w:hAnsi="Arial"/>
                <w:sz w:val="14"/>
                <w:szCs w:val="14"/>
              </w:rPr>
            </w:pPr>
            <w:r w:rsidDel="00000000" w:rsidR="00000000" w:rsidRPr="00000000">
              <w:rPr>
                <w:rFonts w:ascii="Arial" w:cs="Arial" w:eastAsia="Arial" w:hAnsi="Arial"/>
                <w:sz w:val="14"/>
                <w:szCs w:val="14"/>
                <w:rtl w:val="0"/>
              </w:rPr>
              <w:t xml:space="preserve">53.2</w:t>
            </w:r>
          </w:p>
        </w:tc>
        <w:tc>
          <w:tcPr/>
          <w:p w:rsidR="00000000" w:rsidDel="00000000" w:rsidP="00000000" w:rsidRDefault="00000000" w:rsidRPr="00000000" w14:paraId="000002DA">
            <w:pPr>
              <w:rPr>
                <w:rFonts w:ascii="Arial" w:cs="Arial" w:eastAsia="Arial" w:hAnsi="Arial"/>
                <w:sz w:val="14"/>
                <w:szCs w:val="14"/>
              </w:rPr>
            </w:pPr>
            <w:r w:rsidDel="00000000" w:rsidR="00000000" w:rsidRPr="00000000">
              <w:rPr>
                <w:rFonts w:ascii="Arial" w:cs="Arial" w:eastAsia="Arial" w:hAnsi="Arial"/>
                <w:sz w:val="14"/>
                <w:szCs w:val="14"/>
                <w:rtl w:val="0"/>
              </w:rPr>
              <w:t xml:space="preserve">86.1</w:t>
            </w:r>
          </w:p>
        </w:tc>
        <w:tc>
          <w:tcPr/>
          <w:p w:rsidR="00000000" w:rsidDel="00000000" w:rsidP="00000000" w:rsidRDefault="00000000" w:rsidRPr="00000000" w14:paraId="000002DB">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2DC">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2DD">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2D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DF">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141" w:hRule="atLeast"/>
          <w:tblHeader w:val="0"/>
        </w:trPr>
        <w:tc>
          <w:tcPr/>
          <w:p w:rsidR="00000000" w:rsidDel="00000000" w:rsidP="00000000" w:rsidRDefault="00000000" w:rsidRPr="00000000" w14:paraId="000002E0">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2E1">
            <w:pPr>
              <w:rPr>
                <w:rFonts w:ascii="Arial" w:cs="Arial" w:eastAsia="Arial" w:hAnsi="Arial"/>
                <w:sz w:val="14"/>
                <w:szCs w:val="14"/>
              </w:rPr>
            </w:pPr>
            <w:r w:rsidDel="00000000" w:rsidR="00000000" w:rsidRPr="00000000">
              <w:rPr>
                <w:rFonts w:ascii="Arial" w:cs="Arial" w:eastAsia="Arial" w:hAnsi="Arial"/>
                <w:sz w:val="14"/>
                <w:szCs w:val="14"/>
                <w:rtl w:val="0"/>
              </w:rPr>
              <w:t xml:space="preserve">2023-05-31</w:t>
            </w:r>
          </w:p>
        </w:tc>
        <w:tc>
          <w:tcPr/>
          <w:p w:rsidR="00000000" w:rsidDel="00000000" w:rsidP="00000000" w:rsidRDefault="00000000" w:rsidRPr="00000000" w14:paraId="000002E2">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E3">
            <w:pPr>
              <w:rPr>
                <w:rFonts w:ascii="Arial" w:cs="Arial" w:eastAsia="Arial" w:hAnsi="Arial"/>
                <w:sz w:val="14"/>
                <w:szCs w:val="14"/>
              </w:rPr>
            </w:pPr>
            <w:r w:rsidDel="00000000" w:rsidR="00000000" w:rsidRPr="00000000">
              <w:rPr>
                <w:rFonts w:ascii="Arial" w:cs="Arial" w:eastAsia="Arial" w:hAnsi="Arial"/>
                <w:sz w:val="14"/>
                <w:szCs w:val="14"/>
                <w:rtl w:val="0"/>
              </w:rPr>
              <w:t xml:space="preserve">33.7</w:t>
            </w:r>
          </w:p>
        </w:tc>
        <w:tc>
          <w:tcPr/>
          <w:p w:rsidR="00000000" w:rsidDel="00000000" w:rsidP="00000000" w:rsidRDefault="00000000" w:rsidRPr="00000000" w14:paraId="000002E4">
            <w:pPr>
              <w:rPr>
                <w:rFonts w:ascii="Arial" w:cs="Arial" w:eastAsia="Arial" w:hAnsi="Arial"/>
                <w:sz w:val="14"/>
                <w:szCs w:val="14"/>
              </w:rPr>
            </w:pPr>
            <w:r w:rsidDel="00000000" w:rsidR="00000000" w:rsidRPr="00000000">
              <w:rPr>
                <w:rFonts w:ascii="Arial" w:cs="Arial" w:eastAsia="Arial" w:hAnsi="Arial"/>
                <w:sz w:val="14"/>
                <w:szCs w:val="14"/>
                <w:rtl w:val="0"/>
              </w:rPr>
              <w:t xml:space="preserve">70.6</w:t>
            </w:r>
          </w:p>
        </w:tc>
        <w:tc>
          <w:tcPr/>
          <w:p w:rsidR="00000000" w:rsidDel="00000000" w:rsidP="00000000" w:rsidRDefault="00000000" w:rsidRPr="00000000" w14:paraId="000002E5">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2E6">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2E7">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2E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E9">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45" w:hRule="atLeast"/>
          <w:tblHeader w:val="0"/>
        </w:trPr>
        <w:tc>
          <w:tcPr/>
          <w:p w:rsidR="00000000" w:rsidDel="00000000" w:rsidP="00000000" w:rsidRDefault="00000000" w:rsidRPr="00000000" w14:paraId="000002EA">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2EB">
            <w:pPr>
              <w:rPr>
                <w:rFonts w:ascii="Arial" w:cs="Arial" w:eastAsia="Arial" w:hAnsi="Arial"/>
                <w:sz w:val="14"/>
                <w:szCs w:val="14"/>
              </w:rPr>
            </w:pPr>
            <w:r w:rsidDel="00000000" w:rsidR="00000000" w:rsidRPr="00000000">
              <w:rPr>
                <w:rFonts w:ascii="Arial" w:cs="Arial" w:eastAsia="Arial" w:hAnsi="Arial"/>
                <w:sz w:val="14"/>
                <w:szCs w:val="14"/>
                <w:rtl w:val="0"/>
              </w:rPr>
              <w:t xml:space="preserve">2023-06-06</w:t>
            </w:r>
          </w:p>
        </w:tc>
        <w:tc>
          <w:tcPr/>
          <w:p w:rsidR="00000000" w:rsidDel="00000000" w:rsidP="00000000" w:rsidRDefault="00000000" w:rsidRPr="00000000" w14:paraId="000002EC">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ED">
            <w:pPr>
              <w:rPr>
                <w:rFonts w:ascii="Arial" w:cs="Arial" w:eastAsia="Arial" w:hAnsi="Arial"/>
                <w:sz w:val="14"/>
                <w:szCs w:val="14"/>
              </w:rPr>
            </w:pPr>
            <w:r w:rsidDel="00000000" w:rsidR="00000000" w:rsidRPr="00000000">
              <w:rPr>
                <w:rFonts w:ascii="Arial" w:cs="Arial" w:eastAsia="Arial" w:hAnsi="Arial"/>
                <w:sz w:val="14"/>
                <w:szCs w:val="14"/>
                <w:rtl w:val="0"/>
              </w:rPr>
              <w:t xml:space="preserve">36.1</w:t>
            </w:r>
          </w:p>
        </w:tc>
        <w:tc>
          <w:tcPr/>
          <w:p w:rsidR="00000000" w:rsidDel="00000000" w:rsidP="00000000" w:rsidRDefault="00000000" w:rsidRPr="00000000" w14:paraId="000002EE">
            <w:pPr>
              <w:rPr>
                <w:rFonts w:ascii="Arial" w:cs="Arial" w:eastAsia="Arial" w:hAnsi="Arial"/>
                <w:sz w:val="14"/>
                <w:szCs w:val="14"/>
              </w:rPr>
            </w:pPr>
            <w:r w:rsidDel="00000000" w:rsidR="00000000" w:rsidRPr="00000000">
              <w:rPr>
                <w:rFonts w:ascii="Arial" w:cs="Arial" w:eastAsia="Arial" w:hAnsi="Arial"/>
                <w:sz w:val="14"/>
                <w:szCs w:val="14"/>
                <w:rtl w:val="0"/>
              </w:rPr>
              <w:t xml:space="preserve">71.4</w:t>
            </w:r>
          </w:p>
        </w:tc>
        <w:tc>
          <w:tcPr/>
          <w:p w:rsidR="00000000" w:rsidDel="00000000" w:rsidP="00000000" w:rsidRDefault="00000000" w:rsidRPr="00000000" w14:paraId="000002EF">
            <w:pPr>
              <w:rPr>
                <w:rFonts w:ascii="Arial" w:cs="Arial" w:eastAsia="Arial" w:hAnsi="Arial"/>
                <w:sz w:val="14"/>
                <w:szCs w:val="14"/>
              </w:rPr>
            </w:pPr>
            <w:r w:rsidDel="00000000" w:rsidR="00000000" w:rsidRPr="00000000">
              <w:rPr>
                <w:rFonts w:ascii="Arial" w:cs="Arial" w:eastAsia="Arial" w:hAnsi="Arial"/>
                <w:sz w:val="14"/>
                <w:szCs w:val="14"/>
                <w:rtl w:val="0"/>
              </w:rPr>
              <w:t xml:space="preserve">1.8</w:t>
            </w:r>
          </w:p>
        </w:tc>
        <w:tc>
          <w:tcPr/>
          <w:p w:rsidR="00000000" w:rsidDel="00000000" w:rsidP="00000000" w:rsidRDefault="00000000" w:rsidRPr="00000000" w14:paraId="000002F0">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2F1">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2F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F3">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52" w:hRule="atLeast"/>
          <w:tblHeader w:val="0"/>
        </w:trPr>
        <w:tc>
          <w:tcPr/>
          <w:p w:rsidR="00000000" w:rsidDel="00000000" w:rsidP="00000000" w:rsidRDefault="00000000" w:rsidRPr="00000000" w14:paraId="000002F4">
            <w:pPr>
              <w:rPr>
                <w:rFonts w:ascii="Arial" w:cs="Arial" w:eastAsia="Arial" w:hAnsi="Arial"/>
                <w:sz w:val="14"/>
                <w:szCs w:val="14"/>
              </w:rPr>
            </w:pPr>
            <w:r w:rsidDel="00000000" w:rsidR="00000000" w:rsidRPr="00000000">
              <w:rPr>
                <w:rFonts w:ascii="Arial" w:cs="Arial" w:eastAsia="Arial" w:hAnsi="Arial"/>
                <w:sz w:val="14"/>
                <w:szCs w:val="14"/>
                <w:rtl w:val="0"/>
              </w:rPr>
              <w:t xml:space="preserve">16</w:t>
            </w:r>
          </w:p>
        </w:tc>
        <w:tc>
          <w:tcPr/>
          <w:p w:rsidR="00000000" w:rsidDel="00000000" w:rsidP="00000000" w:rsidRDefault="00000000" w:rsidRPr="00000000" w14:paraId="000002F5">
            <w:pPr>
              <w:rPr>
                <w:rFonts w:ascii="Arial" w:cs="Arial" w:eastAsia="Arial" w:hAnsi="Arial"/>
                <w:sz w:val="14"/>
                <w:szCs w:val="14"/>
              </w:rPr>
            </w:pPr>
            <w:r w:rsidDel="00000000" w:rsidR="00000000" w:rsidRPr="00000000">
              <w:rPr>
                <w:rFonts w:ascii="Arial" w:cs="Arial" w:eastAsia="Arial" w:hAnsi="Arial"/>
                <w:sz w:val="14"/>
                <w:szCs w:val="14"/>
                <w:rtl w:val="0"/>
              </w:rPr>
              <w:t xml:space="preserve">2023-06-14</w:t>
            </w:r>
          </w:p>
        </w:tc>
        <w:tc>
          <w:tcPr/>
          <w:p w:rsidR="00000000" w:rsidDel="00000000" w:rsidP="00000000" w:rsidRDefault="00000000" w:rsidRPr="00000000" w14:paraId="000002F6">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2F7">
            <w:pPr>
              <w:rPr>
                <w:rFonts w:ascii="Arial" w:cs="Arial" w:eastAsia="Arial" w:hAnsi="Arial"/>
                <w:sz w:val="14"/>
                <w:szCs w:val="14"/>
              </w:rPr>
            </w:pPr>
            <w:r w:rsidDel="00000000" w:rsidR="00000000" w:rsidRPr="00000000">
              <w:rPr>
                <w:rFonts w:ascii="Arial" w:cs="Arial" w:eastAsia="Arial" w:hAnsi="Arial"/>
                <w:sz w:val="14"/>
                <w:szCs w:val="14"/>
                <w:rtl w:val="0"/>
              </w:rPr>
              <w:t xml:space="preserve">42.9</w:t>
            </w:r>
          </w:p>
        </w:tc>
        <w:tc>
          <w:tcPr/>
          <w:p w:rsidR="00000000" w:rsidDel="00000000" w:rsidP="00000000" w:rsidRDefault="00000000" w:rsidRPr="00000000" w14:paraId="000002F8">
            <w:pPr>
              <w:rPr>
                <w:rFonts w:ascii="Arial" w:cs="Arial" w:eastAsia="Arial" w:hAnsi="Arial"/>
                <w:sz w:val="14"/>
                <w:szCs w:val="14"/>
              </w:rPr>
            </w:pPr>
            <w:r w:rsidDel="00000000" w:rsidR="00000000" w:rsidRPr="00000000">
              <w:rPr>
                <w:rFonts w:ascii="Arial" w:cs="Arial" w:eastAsia="Arial" w:hAnsi="Arial"/>
                <w:sz w:val="14"/>
                <w:szCs w:val="14"/>
                <w:rtl w:val="0"/>
              </w:rPr>
              <w:t xml:space="preserve">75.4</w:t>
            </w:r>
          </w:p>
        </w:tc>
        <w:tc>
          <w:tcPr/>
          <w:p w:rsidR="00000000" w:rsidDel="00000000" w:rsidP="00000000" w:rsidRDefault="00000000" w:rsidRPr="00000000" w14:paraId="000002F9">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2FA">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2FB">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2F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2FD">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2FE">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2FF">
            <w:pPr>
              <w:rPr>
                <w:rFonts w:ascii="Arial" w:cs="Arial" w:eastAsia="Arial" w:hAnsi="Arial"/>
                <w:sz w:val="14"/>
                <w:szCs w:val="14"/>
              </w:rPr>
            </w:pPr>
            <w:r w:rsidDel="00000000" w:rsidR="00000000" w:rsidRPr="00000000">
              <w:rPr>
                <w:rFonts w:ascii="Arial" w:cs="Arial" w:eastAsia="Arial" w:hAnsi="Arial"/>
                <w:sz w:val="14"/>
                <w:szCs w:val="14"/>
                <w:rtl w:val="0"/>
              </w:rPr>
              <w:t xml:space="preserve">2023-06-20</w:t>
            </w:r>
          </w:p>
        </w:tc>
        <w:tc>
          <w:tcPr/>
          <w:p w:rsidR="00000000" w:rsidDel="00000000" w:rsidP="00000000" w:rsidRDefault="00000000" w:rsidRPr="00000000" w14:paraId="00000300">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01">
            <w:pPr>
              <w:rPr>
                <w:rFonts w:ascii="Arial" w:cs="Arial" w:eastAsia="Arial" w:hAnsi="Arial"/>
                <w:sz w:val="14"/>
                <w:szCs w:val="14"/>
              </w:rPr>
            </w:pPr>
            <w:r w:rsidDel="00000000" w:rsidR="00000000" w:rsidRPr="00000000">
              <w:rPr>
                <w:rFonts w:ascii="Arial" w:cs="Arial" w:eastAsia="Arial" w:hAnsi="Arial"/>
                <w:sz w:val="14"/>
                <w:szCs w:val="14"/>
                <w:rtl w:val="0"/>
              </w:rPr>
              <w:t xml:space="preserve">36.9</w:t>
            </w:r>
          </w:p>
        </w:tc>
        <w:tc>
          <w:tcPr/>
          <w:p w:rsidR="00000000" w:rsidDel="00000000" w:rsidP="00000000" w:rsidRDefault="00000000" w:rsidRPr="00000000" w14:paraId="00000302">
            <w:pPr>
              <w:rPr>
                <w:rFonts w:ascii="Arial" w:cs="Arial" w:eastAsia="Arial" w:hAnsi="Arial"/>
                <w:sz w:val="14"/>
                <w:szCs w:val="14"/>
              </w:rPr>
            </w:pPr>
            <w:r w:rsidDel="00000000" w:rsidR="00000000" w:rsidRPr="00000000">
              <w:rPr>
                <w:rFonts w:ascii="Arial" w:cs="Arial" w:eastAsia="Arial" w:hAnsi="Arial"/>
                <w:sz w:val="14"/>
                <w:szCs w:val="14"/>
                <w:rtl w:val="0"/>
              </w:rPr>
              <w:t xml:space="preserve">69.8</w:t>
            </w:r>
          </w:p>
        </w:tc>
        <w:tc>
          <w:tcPr/>
          <w:p w:rsidR="00000000" w:rsidDel="00000000" w:rsidP="00000000" w:rsidRDefault="00000000" w:rsidRPr="00000000" w14:paraId="00000303">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04">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05">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30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07">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08">
            <w:pPr>
              <w:rPr>
                <w:rFonts w:ascii="Arial" w:cs="Arial" w:eastAsia="Arial" w:hAnsi="Arial"/>
                <w:sz w:val="14"/>
                <w:szCs w:val="14"/>
              </w:rPr>
            </w:pPr>
            <w:r w:rsidDel="00000000" w:rsidR="00000000" w:rsidRPr="00000000">
              <w:rPr>
                <w:rFonts w:ascii="Arial" w:cs="Arial" w:eastAsia="Arial" w:hAnsi="Arial"/>
                <w:sz w:val="14"/>
                <w:szCs w:val="14"/>
                <w:rtl w:val="0"/>
              </w:rPr>
              <w:t xml:space="preserve">18</w:t>
            </w:r>
          </w:p>
        </w:tc>
        <w:tc>
          <w:tcPr/>
          <w:p w:rsidR="00000000" w:rsidDel="00000000" w:rsidP="00000000" w:rsidRDefault="00000000" w:rsidRPr="00000000" w14:paraId="00000309">
            <w:pPr>
              <w:rPr>
                <w:rFonts w:ascii="Arial" w:cs="Arial" w:eastAsia="Arial" w:hAnsi="Arial"/>
                <w:sz w:val="14"/>
                <w:szCs w:val="14"/>
              </w:rPr>
            </w:pPr>
            <w:r w:rsidDel="00000000" w:rsidR="00000000" w:rsidRPr="00000000">
              <w:rPr>
                <w:rFonts w:ascii="Arial" w:cs="Arial" w:eastAsia="Arial" w:hAnsi="Arial"/>
                <w:sz w:val="14"/>
                <w:szCs w:val="14"/>
                <w:rtl w:val="0"/>
              </w:rPr>
              <w:t xml:space="preserve">2023-07-04</w:t>
            </w:r>
          </w:p>
        </w:tc>
        <w:tc>
          <w:tcPr/>
          <w:p w:rsidR="00000000" w:rsidDel="00000000" w:rsidP="00000000" w:rsidRDefault="00000000" w:rsidRPr="00000000" w14:paraId="0000030A">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0B">
            <w:pPr>
              <w:rPr>
                <w:rFonts w:ascii="Arial" w:cs="Arial" w:eastAsia="Arial" w:hAnsi="Arial"/>
                <w:sz w:val="14"/>
                <w:szCs w:val="14"/>
              </w:rPr>
            </w:pPr>
            <w:r w:rsidDel="00000000" w:rsidR="00000000" w:rsidRPr="00000000">
              <w:rPr>
                <w:rFonts w:ascii="Arial" w:cs="Arial" w:eastAsia="Arial" w:hAnsi="Arial"/>
                <w:sz w:val="14"/>
                <w:szCs w:val="14"/>
                <w:rtl w:val="0"/>
              </w:rPr>
              <w:t xml:space="preserve">38.1</w:t>
            </w:r>
          </w:p>
        </w:tc>
        <w:tc>
          <w:tcPr/>
          <w:p w:rsidR="00000000" w:rsidDel="00000000" w:rsidP="00000000" w:rsidRDefault="00000000" w:rsidRPr="00000000" w14:paraId="0000030C">
            <w:pPr>
              <w:rPr>
                <w:rFonts w:ascii="Arial" w:cs="Arial" w:eastAsia="Arial" w:hAnsi="Arial"/>
                <w:sz w:val="14"/>
                <w:szCs w:val="14"/>
              </w:rPr>
            </w:pPr>
            <w:r w:rsidDel="00000000" w:rsidR="00000000" w:rsidRPr="00000000">
              <w:rPr>
                <w:rFonts w:ascii="Arial" w:cs="Arial" w:eastAsia="Arial" w:hAnsi="Arial"/>
                <w:sz w:val="14"/>
                <w:szCs w:val="14"/>
                <w:rtl w:val="0"/>
              </w:rPr>
              <w:t xml:space="preserve">72.6</w:t>
            </w:r>
          </w:p>
        </w:tc>
        <w:tc>
          <w:tcPr/>
          <w:p w:rsidR="00000000" w:rsidDel="00000000" w:rsidP="00000000" w:rsidRDefault="00000000" w:rsidRPr="00000000" w14:paraId="0000030D">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0E">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0F">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310">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11">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12">
            <w:pPr>
              <w:rPr>
                <w:rFonts w:ascii="Arial" w:cs="Arial" w:eastAsia="Arial" w:hAnsi="Arial"/>
                <w:sz w:val="14"/>
                <w:szCs w:val="14"/>
              </w:rPr>
            </w:pPr>
            <w:r w:rsidDel="00000000" w:rsidR="00000000" w:rsidRPr="00000000">
              <w:rPr>
                <w:rFonts w:ascii="Arial" w:cs="Arial" w:eastAsia="Arial" w:hAnsi="Arial"/>
                <w:sz w:val="14"/>
                <w:szCs w:val="14"/>
                <w:rtl w:val="0"/>
              </w:rPr>
              <w:t xml:space="preserve">19</w:t>
            </w:r>
          </w:p>
        </w:tc>
        <w:tc>
          <w:tcPr/>
          <w:p w:rsidR="00000000" w:rsidDel="00000000" w:rsidP="00000000" w:rsidRDefault="00000000" w:rsidRPr="00000000" w14:paraId="00000313">
            <w:pPr>
              <w:rPr>
                <w:rFonts w:ascii="Arial" w:cs="Arial" w:eastAsia="Arial" w:hAnsi="Arial"/>
                <w:sz w:val="14"/>
                <w:szCs w:val="14"/>
              </w:rPr>
            </w:pPr>
            <w:r w:rsidDel="00000000" w:rsidR="00000000" w:rsidRPr="00000000">
              <w:rPr>
                <w:rFonts w:ascii="Arial" w:cs="Arial" w:eastAsia="Arial" w:hAnsi="Arial"/>
                <w:sz w:val="14"/>
                <w:szCs w:val="14"/>
                <w:rtl w:val="0"/>
              </w:rPr>
              <w:t xml:space="preserve">2023-07-19</w:t>
            </w:r>
          </w:p>
        </w:tc>
        <w:tc>
          <w:tcPr/>
          <w:p w:rsidR="00000000" w:rsidDel="00000000" w:rsidP="00000000" w:rsidRDefault="00000000" w:rsidRPr="00000000" w14:paraId="00000314">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15">
            <w:pPr>
              <w:rPr>
                <w:rFonts w:ascii="Arial" w:cs="Arial" w:eastAsia="Arial" w:hAnsi="Arial"/>
                <w:sz w:val="14"/>
                <w:szCs w:val="14"/>
              </w:rPr>
            </w:pPr>
            <w:r w:rsidDel="00000000" w:rsidR="00000000" w:rsidRPr="00000000">
              <w:rPr>
                <w:rFonts w:ascii="Arial" w:cs="Arial" w:eastAsia="Arial" w:hAnsi="Arial"/>
                <w:sz w:val="14"/>
                <w:szCs w:val="14"/>
                <w:rtl w:val="0"/>
              </w:rPr>
              <w:t xml:space="preserve">39.3</w:t>
            </w:r>
          </w:p>
        </w:tc>
        <w:tc>
          <w:tcPr/>
          <w:p w:rsidR="00000000" w:rsidDel="00000000" w:rsidP="00000000" w:rsidRDefault="00000000" w:rsidRPr="00000000" w14:paraId="00000316">
            <w:pPr>
              <w:rPr>
                <w:rFonts w:ascii="Arial" w:cs="Arial" w:eastAsia="Arial" w:hAnsi="Arial"/>
                <w:sz w:val="14"/>
                <w:szCs w:val="14"/>
              </w:rPr>
            </w:pPr>
            <w:r w:rsidDel="00000000" w:rsidR="00000000" w:rsidRPr="00000000">
              <w:rPr>
                <w:rFonts w:ascii="Arial" w:cs="Arial" w:eastAsia="Arial" w:hAnsi="Arial"/>
                <w:sz w:val="14"/>
                <w:szCs w:val="14"/>
                <w:rtl w:val="0"/>
              </w:rPr>
              <w:t xml:space="preserve">69.8</w:t>
            </w:r>
          </w:p>
        </w:tc>
        <w:tc>
          <w:tcPr/>
          <w:p w:rsidR="00000000" w:rsidDel="00000000" w:rsidP="00000000" w:rsidRDefault="00000000" w:rsidRPr="00000000" w14:paraId="00000317">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318">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19">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31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1B">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1C">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c>
          <w:tcPr/>
          <w:p w:rsidR="00000000" w:rsidDel="00000000" w:rsidP="00000000" w:rsidRDefault="00000000" w:rsidRPr="00000000" w14:paraId="0000031D">
            <w:pPr>
              <w:rPr>
                <w:rFonts w:ascii="Arial" w:cs="Arial" w:eastAsia="Arial" w:hAnsi="Arial"/>
                <w:sz w:val="14"/>
                <w:szCs w:val="14"/>
              </w:rPr>
            </w:pPr>
            <w:r w:rsidDel="00000000" w:rsidR="00000000" w:rsidRPr="00000000">
              <w:rPr>
                <w:rFonts w:ascii="Arial" w:cs="Arial" w:eastAsia="Arial" w:hAnsi="Arial"/>
                <w:sz w:val="14"/>
                <w:szCs w:val="14"/>
                <w:rtl w:val="0"/>
              </w:rPr>
              <w:t xml:space="preserve">2023-08-23</w:t>
            </w:r>
          </w:p>
        </w:tc>
        <w:tc>
          <w:tcPr/>
          <w:p w:rsidR="00000000" w:rsidDel="00000000" w:rsidP="00000000" w:rsidRDefault="00000000" w:rsidRPr="00000000" w14:paraId="0000031E">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1F">
            <w:pPr>
              <w:rPr>
                <w:rFonts w:ascii="Arial" w:cs="Arial" w:eastAsia="Arial" w:hAnsi="Arial"/>
                <w:sz w:val="14"/>
                <w:szCs w:val="14"/>
              </w:rPr>
            </w:pPr>
            <w:r w:rsidDel="00000000" w:rsidR="00000000" w:rsidRPr="00000000">
              <w:rPr>
                <w:rFonts w:ascii="Arial" w:cs="Arial" w:eastAsia="Arial" w:hAnsi="Arial"/>
                <w:sz w:val="14"/>
                <w:szCs w:val="14"/>
                <w:rtl w:val="0"/>
              </w:rPr>
              <w:t xml:space="preserve">38.9</w:t>
            </w:r>
          </w:p>
        </w:tc>
        <w:tc>
          <w:tcPr/>
          <w:p w:rsidR="00000000" w:rsidDel="00000000" w:rsidP="00000000" w:rsidRDefault="00000000" w:rsidRPr="00000000" w14:paraId="00000320">
            <w:pPr>
              <w:rPr>
                <w:rFonts w:ascii="Arial" w:cs="Arial" w:eastAsia="Arial" w:hAnsi="Arial"/>
                <w:sz w:val="14"/>
                <w:szCs w:val="14"/>
              </w:rPr>
            </w:pPr>
            <w:r w:rsidDel="00000000" w:rsidR="00000000" w:rsidRPr="00000000">
              <w:rPr>
                <w:rFonts w:ascii="Arial" w:cs="Arial" w:eastAsia="Arial" w:hAnsi="Arial"/>
                <w:sz w:val="14"/>
                <w:szCs w:val="14"/>
                <w:rtl w:val="0"/>
              </w:rPr>
              <w:t xml:space="preserve">70.2</w:t>
            </w:r>
          </w:p>
        </w:tc>
        <w:tc>
          <w:tcPr/>
          <w:p w:rsidR="00000000" w:rsidDel="00000000" w:rsidP="00000000" w:rsidRDefault="00000000" w:rsidRPr="00000000" w14:paraId="00000321">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22">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23">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2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25">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26">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327">
            <w:pPr>
              <w:rPr>
                <w:rFonts w:ascii="Arial" w:cs="Arial" w:eastAsia="Arial" w:hAnsi="Arial"/>
                <w:sz w:val="14"/>
                <w:szCs w:val="14"/>
              </w:rPr>
            </w:pPr>
            <w:r w:rsidDel="00000000" w:rsidR="00000000" w:rsidRPr="00000000">
              <w:rPr>
                <w:rFonts w:ascii="Arial" w:cs="Arial" w:eastAsia="Arial" w:hAnsi="Arial"/>
                <w:sz w:val="14"/>
                <w:szCs w:val="14"/>
                <w:rtl w:val="0"/>
              </w:rPr>
              <w:t xml:space="preserve">2023-08-30</w:t>
            </w:r>
          </w:p>
        </w:tc>
        <w:tc>
          <w:tcPr/>
          <w:p w:rsidR="00000000" w:rsidDel="00000000" w:rsidP="00000000" w:rsidRDefault="00000000" w:rsidRPr="00000000" w14:paraId="00000328">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29">
            <w:pPr>
              <w:rPr>
                <w:rFonts w:ascii="Arial" w:cs="Arial" w:eastAsia="Arial" w:hAnsi="Arial"/>
                <w:sz w:val="14"/>
                <w:szCs w:val="14"/>
              </w:rPr>
            </w:pPr>
            <w:r w:rsidDel="00000000" w:rsidR="00000000" w:rsidRPr="00000000">
              <w:rPr>
                <w:rFonts w:ascii="Arial" w:cs="Arial" w:eastAsia="Arial" w:hAnsi="Arial"/>
                <w:sz w:val="14"/>
                <w:szCs w:val="14"/>
                <w:rtl w:val="0"/>
              </w:rPr>
              <w:t xml:space="preserve">39.7</w:t>
            </w:r>
          </w:p>
        </w:tc>
        <w:tc>
          <w:tcPr/>
          <w:p w:rsidR="00000000" w:rsidDel="00000000" w:rsidP="00000000" w:rsidRDefault="00000000" w:rsidRPr="00000000" w14:paraId="0000032A">
            <w:pPr>
              <w:rPr>
                <w:rFonts w:ascii="Arial" w:cs="Arial" w:eastAsia="Arial" w:hAnsi="Arial"/>
                <w:sz w:val="14"/>
                <w:szCs w:val="14"/>
              </w:rPr>
            </w:pPr>
            <w:r w:rsidDel="00000000" w:rsidR="00000000" w:rsidRPr="00000000">
              <w:rPr>
                <w:rFonts w:ascii="Arial" w:cs="Arial" w:eastAsia="Arial" w:hAnsi="Arial"/>
                <w:sz w:val="14"/>
                <w:szCs w:val="14"/>
                <w:rtl w:val="0"/>
              </w:rPr>
              <w:t xml:space="preserve">72.2</w:t>
            </w:r>
          </w:p>
        </w:tc>
        <w:tc>
          <w:tcPr/>
          <w:p w:rsidR="00000000" w:rsidDel="00000000" w:rsidP="00000000" w:rsidRDefault="00000000" w:rsidRPr="00000000" w14:paraId="0000032B">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32C">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2D">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32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2F">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30">
            <w:pPr>
              <w:rPr>
                <w:rFonts w:ascii="Arial" w:cs="Arial" w:eastAsia="Arial" w:hAnsi="Arial"/>
                <w:sz w:val="14"/>
                <w:szCs w:val="14"/>
              </w:rPr>
            </w:pPr>
            <w:r w:rsidDel="00000000" w:rsidR="00000000" w:rsidRPr="00000000">
              <w:rPr>
                <w:rFonts w:ascii="Arial" w:cs="Arial" w:eastAsia="Arial" w:hAnsi="Arial"/>
                <w:sz w:val="14"/>
                <w:szCs w:val="14"/>
                <w:rtl w:val="0"/>
              </w:rPr>
              <w:t xml:space="preserve">22</w:t>
            </w:r>
          </w:p>
        </w:tc>
        <w:tc>
          <w:tcPr/>
          <w:p w:rsidR="00000000" w:rsidDel="00000000" w:rsidP="00000000" w:rsidRDefault="00000000" w:rsidRPr="00000000" w14:paraId="00000331">
            <w:pPr>
              <w:rPr>
                <w:rFonts w:ascii="Arial" w:cs="Arial" w:eastAsia="Arial" w:hAnsi="Arial"/>
                <w:sz w:val="14"/>
                <w:szCs w:val="14"/>
              </w:rPr>
            </w:pPr>
            <w:r w:rsidDel="00000000" w:rsidR="00000000" w:rsidRPr="00000000">
              <w:rPr>
                <w:rFonts w:ascii="Arial" w:cs="Arial" w:eastAsia="Arial" w:hAnsi="Arial"/>
                <w:sz w:val="14"/>
                <w:szCs w:val="14"/>
                <w:rtl w:val="0"/>
              </w:rPr>
              <w:t xml:space="preserve">2023-09-06</w:t>
            </w:r>
          </w:p>
        </w:tc>
        <w:tc>
          <w:tcPr/>
          <w:p w:rsidR="00000000" w:rsidDel="00000000" w:rsidP="00000000" w:rsidRDefault="00000000" w:rsidRPr="00000000" w14:paraId="00000332">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33">
            <w:pPr>
              <w:rPr>
                <w:rFonts w:ascii="Arial" w:cs="Arial" w:eastAsia="Arial" w:hAnsi="Arial"/>
                <w:sz w:val="14"/>
                <w:szCs w:val="14"/>
              </w:rPr>
            </w:pPr>
            <w:r w:rsidDel="00000000" w:rsidR="00000000" w:rsidRPr="00000000">
              <w:rPr>
                <w:rFonts w:ascii="Arial" w:cs="Arial" w:eastAsia="Arial" w:hAnsi="Arial"/>
                <w:sz w:val="14"/>
                <w:szCs w:val="14"/>
                <w:rtl w:val="0"/>
              </w:rPr>
              <w:t xml:space="preserve">44.0</w:t>
            </w:r>
          </w:p>
        </w:tc>
        <w:tc>
          <w:tcPr/>
          <w:p w:rsidR="00000000" w:rsidDel="00000000" w:rsidP="00000000" w:rsidRDefault="00000000" w:rsidRPr="00000000" w14:paraId="00000334">
            <w:pPr>
              <w:rPr>
                <w:rFonts w:ascii="Arial" w:cs="Arial" w:eastAsia="Arial" w:hAnsi="Arial"/>
                <w:sz w:val="14"/>
                <w:szCs w:val="14"/>
              </w:rPr>
            </w:pPr>
            <w:r w:rsidDel="00000000" w:rsidR="00000000" w:rsidRPr="00000000">
              <w:rPr>
                <w:rFonts w:ascii="Arial" w:cs="Arial" w:eastAsia="Arial" w:hAnsi="Arial"/>
                <w:sz w:val="14"/>
                <w:szCs w:val="14"/>
                <w:rtl w:val="0"/>
              </w:rPr>
              <w:t xml:space="preserve">72.6</w:t>
            </w:r>
          </w:p>
        </w:tc>
        <w:tc>
          <w:tcPr/>
          <w:p w:rsidR="00000000" w:rsidDel="00000000" w:rsidP="00000000" w:rsidRDefault="00000000" w:rsidRPr="00000000" w14:paraId="00000335">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336">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37">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3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39">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3A">
            <w:pPr>
              <w:rPr>
                <w:rFonts w:ascii="Arial" w:cs="Arial" w:eastAsia="Arial" w:hAnsi="Arial"/>
                <w:sz w:val="14"/>
                <w:szCs w:val="14"/>
              </w:rPr>
            </w:pPr>
            <w:r w:rsidDel="00000000" w:rsidR="00000000" w:rsidRPr="00000000">
              <w:rPr>
                <w:rFonts w:ascii="Arial" w:cs="Arial" w:eastAsia="Arial" w:hAnsi="Arial"/>
                <w:sz w:val="14"/>
                <w:szCs w:val="14"/>
                <w:rtl w:val="0"/>
              </w:rPr>
              <w:t xml:space="preserve">23</w:t>
            </w:r>
          </w:p>
        </w:tc>
        <w:tc>
          <w:tcPr/>
          <w:p w:rsidR="00000000" w:rsidDel="00000000" w:rsidP="00000000" w:rsidRDefault="00000000" w:rsidRPr="00000000" w14:paraId="0000033B">
            <w:pPr>
              <w:rPr>
                <w:rFonts w:ascii="Arial" w:cs="Arial" w:eastAsia="Arial" w:hAnsi="Arial"/>
                <w:sz w:val="14"/>
                <w:szCs w:val="14"/>
              </w:rPr>
            </w:pPr>
            <w:r w:rsidDel="00000000" w:rsidR="00000000" w:rsidRPr="00000000">
              <w:rPr>
                <w:rFonts w:ascii="Arial" w:cs="Arial" w:eastAsia="Arial" w:hAnsi="Arial"/>
                <w:sz w:val="14"/>
                <w:szCs w:val="14"/>
                <w:rtl w:val="0"/>
              </w:rPr>
              <w:t xml:space="preserve">2023-09-27</w:t>
            </w:r>
          </w:p>
        </w:tc>
        <w:tc>
          <w:tcPr/>
          <w:p w:rsidR="00000000" w:rsidDel="00000000" w:rsidP="00000000" w:rsidRDefault="00000000" w:rsidRPr="00000000" w14:paraId="0000033C">
            <w:pPr>
              <w:rPr>
                <w:rFonts w:ascii="Arial" w:cs="Arial" w:eastAsia="Arial" w:hAnsi="Arial"/>
                <w:sz w:val="14"/>
                <w:szCs w:val="14"/>
              </w:rPr>
            </w:pPr>
            <w:r w:rsidDel="00000000" w:rsidR="00000000" w:rsidRPr="00000000">
              <w:rPr>
                <w:rFonts w:ascii="Arial" w:cs="Arial" w:eastAsia="Arial" w:hAnsi="Arial"/>
                <w:sz w:val="14"/>
                <w:szCs w:val="14"/>
                <w:rtl w:val="0"/>
              </w:rPr>
              <w:t xml:space="preserve">248</w:t>
            </w:r>
          </w:p>
        </w:tc>
        <w:tc>
          <w:tcPr/>
          <w:p w:rsidR="00000000" w:rsidDel="00000000" w:rsidP="00000000" w:rsidRDefault="00000000" w:rsidRPr="00000000" w14:paraId="0000033D">
            <w:pPr>
              <w:rPr>
                <w:rFonts w:ascii="Arial" w:cs="Arial" w:eastAsia="Arial" w:hAnsi="Arial"/>
                <w:sz w:val="14"/>
                <w:szCs w:val="14"/>
              </w:rPr>
            </w:pPr>
            <w:r w:rsidDel="00000000" w:rsidR="00000000" w:rsidRPr="00000000">
              <w:rPr>
                <w:rFonts w:ascii="Arial" w:cs="Arial" w:eastAsia="Arial" w:hAnsi="Arial"/>
                <w:sz w:val="14"/>
                <w:szCs w:val="14"/>
                <w:rtl w:val="0"/>
              </w:rPr>
              <w:t xml:space="preserve">41.9</w:t>
            </w:r>
          </w:p>
        </w:tc>
        <w:tc>
          <w:tcPr/>
          <w:p w:rsidR="00000000" w:rsidDel="00000000" w:rsidP="00000000" w:rsidRDefault="00000000" w:rsidRPr="00000000" w14:paraId="0000033E">
            <w:pPr>
              <w:rPr>
                <w:rFonts w:ascii="Arial" w:cs="Arial" w:eastAsia="Arial" w:hAnsi="Arial"/>
                <w:sz w:val="14"/>
                <w:szCs w:val="14"/>
              </w:rPr>
            </w:pPr>
            <w:r w:rsidDel="00000000" w:rsidR="00000000" w:rsidRPr="00000000">
              <w:rPr>
                <w:rFonts w:ascii="Arial" w:cs="Arial" w:eastAsia="Arial" w:hAnsi="Arial"/>
                <w:sz w:val="14"/>
                <w:szCs w:val="14"/>
                <w:rtl w:val="0"/>
              </w:rPr>
              <w:t xml:space="preserve">73.8</w:t>
            </w:r>
          </w:p>
        </w:tc>
        <w:tc>
          <w:tcPr/>
          <w:p w:rsidR="00000000" w:rsidDel="00000000" w:rsidP="00000000" w:rsidRDefault="00000000" w:rsidRPr="00000000" w14:paraId="0000033F">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40">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41">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4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43">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44">
            <w:pPr>
              <w:rPr>
                <w:rFonts w:ascii="Arial" w:cs="Arial" w:eastAsia="Arial" w:hAnsi="Arial"/>
                <w:sz w:val="14"/>
                <w:szCs w:val="14"/>
              </w:rPr>
            </w:pPr>
            <w:r w:rsidDel="00000000" w:rsidR="00000000" w:rsidRPr="00000000">
              <w:rPr>
                <w:rFonts w:ascii="Arial" w:cs="Arial" w:eastAsia="Arial" w:hAnsi="Arial"/>
                <w:sz w:val="14"/>
                <w:szCs w:val="14"/>
                <w:rtl w:val="0"/>
              </w:rPr>
              <w:t xml:space="preserve">24</w:t>
            </w:r>
          </w:p>
        </w:tc>
        <w:tc>
          <w:tcPr/>
          <w:p w:rsidR="00000000" w:rsidDel="00000000" w:rsidP="00000000" w:rsidRDefault="00000000" w:rsidRPr="00000000" w14:paraId="00000345">
            <w:pPr>
              <w:rPr>
                <w:rFonts w:ascii="Arial" w:cs="Arial" w:eastAsia="Arial" w:hAnsi="Arial"/>
                <w:sz w:val="14"/>
                <w:szCs w:val="14"/>
              </w:rPr>
            </w:pPr>
            <w:r w:rsidDel="00000000" w:rsidR="00000000" w:rsidRPr="00000000">
              <w:rPr>
                <w:rFonts w:ascii="Arial" w:cs="Arial" w:eastAsia="Arial" w:hAnsi="Arial"/>
                <w:sz w:val="14"/>
                <w:szCs w:val="14"/>
                <w:rtl w:val="0"/>
              </w:rPr>
              <w:t xml:space="preserve">2023-10-11</w:t>
            </w:r>
          </w:p>
        </w:tc>
        <w:tc>
          <w:tcPr/>
          <w:p w:rsidR="00000000" w:rsidDel="00000000" w:rsidP="00000000" w:rsidRDefault="00000000" w:rsidRPr="00000000" w14:paraId="00000346">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47">
            <w:pPr>
              <w:rPr>
                <w:rFonts w:ascii="Arial" w:cs="Arial" w:eastAsia="Arial" w:hAnsi="Arial"/>
                <w:sz w:val="14"/>
                <w:szCs w:val="14"/>
              </w:rPr>
            </w:pPr>
            <w:r w:rsidDel="00000000" w:rsidR="00000000" w:rsidRPr="00000000">
              <w:rPr>
                <w:rFonts w:ascii="Arial" w:cs="Arial" w:eastAsia="Arial" w:hAnsi="Arial"/>
                <w:sz w:val="14"/>
                <w:szCs w:val="14"/>
                <w:rtl w:val="0"/>
              </w:rPr>
              <w:t xml:space="preserve">42.5</w:t>
            </w:r>
          </w:p>
        </w:tc>
        <w:tc>
          <w:tcPr/>
          <w:p w:rsidR="00000000" w:rsidDel="00000000" w:rsidP="00000000" w:rsidRDefault="00000000" w:rsidRPr="00000000" w14:paraId="00000348">
            <w:pPr>
              <w:rPr>
                <w:rFonts w:ascii="Arial" w:cs="Arial" w:eastAsia="Arial" w:hAnsi="Arial"/>
                <w:sz w:val="14"/>
                <w:szCs w:val="14"/>
              </w:rPr>
            </w:pPr>
            <w:r w:rsidDel="00000000" w:rsidR="00000000" w:rsidRPr="00000000">
              <w:rPr>
                <w:rFonts w:ascii="Arial" w:cs="Arial" w:eastAsia="Arial" w:hAnsi="Arial"/>
                <w:sz w:val="14"/>
                <w:szCs w:val="14"/>
                <w:rtl w:val="0"/>
              </w:rPr>
              <w:t xml:space="preserve">73.8</w:t>
            </w:r>
          </w:p>
        </w:tc>
        <w:tc>
          <w:tcPr/>
          <w:p w:rsidR="00000000" w:rsidDel="00000000" w:rsidP="00000000" w:rsidRDefault="00000000" w:rsidRPr="00000000" w14:paraId="00000349">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4A">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4B">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34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4D">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4E">
            <w:pPr>
              <w:rPr>
                <w:rFonts w:ascii="Arial" w:cs="Arial" w:eastAsia="Arial" w:hAnsi="Arial"/>
                <w:sz w:val="14"/>
                <w:szCs w:val="14"/>
              </w:rPr>
            </w:pPr>
            <w:r w:rsidDel="00000000" w:rsidR="00000000" w:rsidRPr="00000000">
              <w:rPr>
                <w:rFonts w:ascii="Arial" w:cs="Arial" w:eastAsia="Arial" w:hAnsi="Arial"/>
                <w:sz w:val="14"/>
                <w:szCs w:val="14"/>
                <w:rtl w:val="0"/>
              </w:rPr>
              <w:t xml:space="preserve">25</w:t>
            </w:r>
          </w:p>
        </w:tc>
        <w:tc>
          <w:tcPr/>
          <w:p w:rsidR="00000000" w:rsidDel="00000000" w:rsidP="00000000" w:rsidRDefault="00000000" w:rsidRPr="00000000" w14:paraId="0000034F">
            <w:pPr>
              <w:rPr>
                <w:rFonts w:ascii="Arial" w:cs="Arial" w:eastAsia="Arial" w:hAnsi="Arial"/>
                <w:sz w:val="14"/>
                <w:szCs w:val="14"/>
              </w:rPr>
            </w:pPr>
            <w:r w:rsidDel="00000000" w:rsidR="00000000" w:rsidRPr="00000000">
              <w:rPr>
                <w:rFonts w:ascii="Arial" w:cs="Arial" w:eastAsia="Arial" w:hAnsi="Arial"/>
                <w:sz w:val="14"/>
                <w:szCs w:val="14"/>
                <w:rtl w:val="0"/>
              </w:rPr>
              <w:t xml:space="preserve">2023-10-18</w:t>
            </w:r>
          </w:p>
        </w:tc>
        <w:tc>
          <w:tcPr/>
          <w:p w:rsidR="00000000" w:rsidDel="00000000" w:rsidP="00000000" w:rsidRDefault="00000000" w:rsidRPr="00000000" w14:paraId="00000350">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51">
            <w:pPr>
              <w:rPr>
                <w:rFonts w:ascii="Arial" w:cs="Arial" w:eastAsia="Arial" w:hAnsi="Arial"/>
                <w:sz w:val="14"/>
                <w:szCs w:val="14"/>
              </w:rPr>
            </w:pPr>
            <w:r w:rsidDel="00000000" w:rsidR="00000000" w:rsidRPr="00000000">
              <w:rPr>
                <w:rFonts w:ascii="Arial" w:cs="Arial" w:eastAsia="Arial" w:hAnsi="Arial"/>
                <w:sz w:val="14"/>
                <w:szCs w:val="14"/>
                <w:rtl w:val="0"/>
              </w:rPr>
              <w:t xml:space="preserve">40.5</w:t>
            </w:r>
          </w:p>
        </w:tc>
        <w:tc>
          <w:tcPr/>
          <w:p w:rsidR="00000000" w:rsidDel="00000000" w:rsidP="00000000" w:rsidRDefault="00000000" w:rsidRPr="00000000" w14:paraId="00000352">
            <w:pPr>
              <w:rPr>
                <w:rFonts w:ascii="Arial" w:cs="Arial" w:eastAsia="Arial" w:hAnsi="Arial"/>
                <w:sz w:val="14"/>
                <w:szCs w:val="14"/>
              </w:rPr>
            </w:pPr>
            <w:r w:rsidDel="00000000" w:rsidR="00000000" w:rsidRPr="00000000">
              <w:rPr>
                <w:rFonts w:ascii="Arial" w:cs="Arial" w:eastAsia="Arial" w:hAnsi="Arial"/>
                <w:sz w:val="14"/>
                <w:szCs w:val="14"/>
                <w:rtl w:val="0"/>
              </w:rPr>
              <w:t xml:space="preserve">69.0</w:t>
            </w:r>
          </w:p>
        </w:tc>
        <w:tc>
          <w:tcPr/>
          <w:p w:rsidR="00000000" w:rsidDel="00000000" w:rsidP="00000000" w:rsidRDefault="00000000" w:rsidRPr="00000000" w14:paraId="00000353">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354">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55">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5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57">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58">
            <w:pPr>
              <w:rPr>
                <w:rFonts w:ascii="Arial" w:cs="Arial" w:eastAsia="Arial" w:hAnsi="Arial"/>
                <w:sz w:val="14"/>
                <w:szCs w:val="14"/>
              </w:rPr>
            </w:pPr>
            <w:r w:rsidDel="00000000" w:rsidR="00000000" w:rsidRPr="00000000">
              <w:rPr>
                <w:rFonts w:ascii="Arial" w:cs="Arial" w:eastAsia="Arial" w:hAnsi="Arial"/>
                <w:sz w:val="14"/>
                <w:szCs w:val="14"/>
                <w:rtl w:val="0"/>
              </w:rPr>
              <w:t xml:space="preserve">26</w:t>
            </w:r>
          </w:p>
        </w:tc>
        <w:tc>
          <w:tcPr/>
          <w:p w:rsidR="00000000" w:rsidDel="00000000" w:rsidP="00000000" w:rsidRDefault="00000000" w:rsidRPr="00000000" w14:paraId="00000359">
            <w:pPr>
              <w:rPr>
                <w:rFonts w:ascii="Arial" w:cs="Arial" w:eastAsia="Arial" w:hAnsi="Arial"/>
                <w:sz w:val="14"/>
                <w:szCs w:val="14"/>
              </w:rPr>
            </w:pPr>
            <w:r w:rsidDel="00000000" w:rsidR="00000000" w:rsidRPr="00000000">
              <w:rPr>
                <w:rFonts w:ascii="Arial" w:cs="Arial" w:eastAsia="Arial" w:hAnsi="Arial"/>
                <w:sz w:val="14"/>
                <w:szCs w:val="14"/>
                <w:rtl w:val="0"/>
              </w:rPr>
              <w:t xml:space="preserve">2023-10-20</w:t>
            </w:r>
          </w:p>
        </w:tc>
        <w:tc>
          <w:tcPr/>
          <w:p w:rsidR="00000000" w:rsidDel="00000000" w:rsidP="00000000" w:rsidRDefault="00000000" w:rsidRPr="00000000" w14:paraId="0000035A">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5B">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48.0</w:t>
            </w:r>
          </w:p>
        </w:tc>
        <w:tc>
          <w:tcPr/>
          <w:p w:rsidR="00000000" w:rsidDel="00000000" w:rsidP="00000000" w:rsidRDefault="00000000" w:rsidRPr="00000000" w14:paraId="0000035C">
            <w:pPr>
              <w:rPr>
                <w:rFonts w:ascii="Arial" w:cs="Arial" w:eastAsia="Arial" w:hAnsi="Arial"/>
                <w:sz w:val="14"/>
                <w:szCs w:val="14"/>
              </w:rPr>
            </w:pPr>
            <w:r w:rsidDel="00000000" w:rsidR="00000000" w:rsidRPr="00000000">
              <w:rPr>
                <w:rFonts w:ascii="Arial" w:cs="Arial" w:eastAsia="Arial" w:hAnsi="Arial"/>
                <w:sz w:val="14"/>
                <w:szCs w:val="14"/>
                <w:rtl w:val="0"/>
              </w:rPr>
              <w:t xml:space="preserve">79.0</w:t>
            </w:r>
          </w:p>
        </w:tc>
        <w:tc>
          <w:tcPr/>
          <w:p w:rsidR="00000000" w:rsidDel="00000000" w:rsidP="00000000" w:rsidRDefault="00000000" w:rsidRPr="00000000" w14:paraId="0000035D">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5E">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35F">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60">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61">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62">
            <w:pPr>
              <w:rPr>
                <w:rFonts w:ascii="Arial" w:cs="Arial" w:eastAsia="Arial" w:hAnsi="Arial"/>
                <w:sz w:val="14"/>
                <w:szCs w:val="14"/>
              </w:rPr>
            </w:pPr>
            <w:r w:rsidDel="00000000" w:rsidR="00000000" w:rsidRPr="00000000">
              <w:rPr>
                <w:rFonts w:ascii="Arial" w:cs="Arial" w:eastAsia="Arial" w:hAnsi="Arial"/>
                <w:sz w:val="14"/>
                <w:szCs w:val="14"/>
                <w:rtl w:val="0"/>
              </w:rPr>
              <w:t xml:space="preserve">27</w:t>
            </w:r>
          </w:p>
        </w:tc>
        <w:tc>
          <w:tcPr/>
          <w:p w:rsidR="00000000" w:rsidDel="00000000" w:rsidP="00000000" w:rsidRDefault="00000000" w:rsidRPr="00000000" w14:paraId="00000363">
            <w:pPr>
              <w:rPr>
                <w:rFonts w:ascii="Arial" w:cs="Arial" w:eastAsia="Arial" w:hAnsi="Arial"/>
                <w:sz w:val="14"/>
                <w:szCs w:val="14"/>
              </w:rPr>
            </w:pPr>
            <w:r w:rsidDel="00000000" w:rsidR="00000000" w:rsidRPr="00000000">
              <w:rPr>
                <w:rFonts w:ascii="Arial" w:cs="Arial" w:eastAsia="Arial" w:hAnsi="Arial"/>
                <w:sz w:val="14"/>
                <w:szCs w:val="14"/>
                <w:rtl w:val="0"/>
              </w:rPr>
              <w:t xml:space="preserve">2023-10-25</w:t>
            </w:r>
          </w:p>
        </w:tc>
        <w:tc>
          <w:tcPr/>
          <w:p w:rsidR="00000000" w:rsidDel="00000000" w:rsidP="00000000" w:rsidRDefault="00000000" w:rsidRPr="00000000" w14:paraId="00000364">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65">
            <w:pPr>
              <w:rPr>
                <w:rFonts w:ascii="Arial" w:cs="Arial" w:eastAsia="Arial" w:hAnsi="Arial"/>
                <w:sz w:val="14"/>
                <w:szCs w:val="14"/>
              </w:rPr>
            </w:pPr>
            <w:r w:rsidDel="00000000" w:rsidR="00000000" w:rsidRPr="00000000">
              <w:rPr>
                <w:rFonts w:ascii="Arial" w:cs="Arial" w:eastAsia="Arial" w:hAnsi="Arial"/>
                <w:sz w:val="14"/>
                <w:szCs w:val="14"/>
                <w:rtl w:val="0"/>
              </w:rPr>
              <w:t xml:space="preserve">39.7</w:t>
            </w:r>
          </w:p>
        </w:tc>
        <w:tc>
          <w:tcPr/>
          <w:p w:rsidR="00000000" w:rsidDel="00000000" w:rsidP="00000000" w:rsidRDefault="00000000" w:rsidRPr="00000000" w14:paraId="00000366">
            <w:pPr>
              <w:rPr>
                <w:rFonts w:ascii="Arial" w:cs="Arial" w:eastAsia="Arial" w:hAnsi="Arial"/>
                <w:sz w:val="14"/>
                <w:szCs w:val="14"/>
              </w:rPr>
            </w:pPr>
            <w:r w:rsidDel="00000000" w:rsidR="00000000" w:rsidRPr="00000000">
              <w:rPr>
                <w:rFonts w:ascii="Arial" w:cs="Arial" w:eastAsia="Arial" w:hAnsi="Arial"/>
                <w:sz w:val="14"/>
                <w:szCs w:val="14"/>
                <w:rtl w:val="0"/>
              </w:rPr>
              <w:t xml:space="preserve">74.2</w:t>
            </w:r>
          </w:p>
        </w:tc>
        <w:tc>
          <w:tcPr/>
          <w:p w:rsidR="00000000" w:rsidDel="00000000" w:rsidP="00000000" w:rsidRDefault="00000000" w:rsidRPr="00000000" w14:paraId="00000367">
            <w:pPr>
              <w:rPr>
                <w:rFonts w:ascii="Arial" w:cs="Arial" w:eastAsia="Arial" w:hAnsi="Arial"/>
                <w:sz w:val="14"/>
                <w:szCs w:val="14"/>
              </w:rPr>
            </w:pPr>
            <w:r w:rsidDel="00000000" w:rsidR="00000000" w:rsidRPr="00000000">
              <w:rPr>
                <w:rFonts w:ascii="Arial" w:cs="Arial" w:eastAsia="Arial" w:hAnsi="Arial"/>
                <w:sz w:val="14"/>
                <w:szCs w:val="14"/>
                <w:rtl w:val="0"/>
              </w:rPr>
              <w:t xml:space="preserve">1.8</w:t>
            </w:r>
          </w:p>
        </w:tc>
        <w:tc>
          <w:tcPr/>
          <w:p w:rsidR="00000000" w:rsidDel="00000000" w:rsidP="00000000" w:rsidRDefault="00000000" w:rsidRPr="00000000" w14:paraId="00000368">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69">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6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6B">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86" w:hRule="atLeast"/>
          <w:tblHeader w:val="0"/>
        </w:trPr>
        <w:tc>
          <w:tcPr/>
          <w:p w:rsidR="00000000" w:rsidDel="00000000" w:rsidP="00000000" w:rsidRDefault="00000000" w:rsidRPr="00000000" w14:paraId="0000036C">
            <w:pPr>
              <w:rPr>
                <w:rFonts w:ascii="Arial" w:cs="Arial" w:eastAsia="Arial" w:hAnsi="Arial"/>
                <w:sz w:val="14"/>
                <w:szCs w:val="14"/>
              </w:rPr>
            </w:pPr>
            <w:r w:rsidDel="00000000" w:rsidR="00000000" w:rsidRPr="00000000">
              <w:rPr>
                <w:rFonts w:ascii="Arial" w:cs="Arial" w:eastAsia="Arial" w:hAnsi="Arial"/>
                <w:sz w:val="14"/>
                <w:szCs w:val="14"/>
                <w:rtl w:val="0"/>
              </w:rPr>
              <w:t xml:space="preserve">28</w:t>
            </w:r>
          </w:p>
        </w:tc>
        <w:tc>
          <w:tcPr/>
          <w:p w:rsidR="00000000" w:rsidDel="00000000" w:rsidP="00000000" w:rsidRDefault="00000000" w:rsidRPr="00000000" w14:paraId="0000036D">
            <w:pPr>
              <w:rPr>
                <w:rFonts w:ascii="Arial" w:cs="Arial" w:eastAsia="Arial" w:hAnsi="Arial"/>
                <w:sz w:val="14"/>
                <w:szCs w:val="14"/>
              </w:rPr>
            </w:pPr>
            <w:r w:rsidDel="00000000" w:rsidR="00000000" w:rsidRPr="00000000">
              <w:rPr>
                <w:rFonts w:ascii="Arial" w:cs="Arial" w:eastAsia="Arial" w:hAnsi="Arial"/>
                <w:sz w:val="14"/>
                <w:szCs w:val="14"/>
                <w:rtl w:val="0"/>
              </w:rPr>
              <w:t xml:space="preserve">2023-11-01</w:t>
            </w:r>
          </w:p>
        </w:tc>
        <w:tc>
          <w:tcPr/>
          <w:p w:rsidR="00000000" w:rsidDel="00000000" w:rsidP="00000000" w:rsidRDefault="00000000" w:rsidRPr="00000000" w14:paraId="0000036E">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6F">
            <w:pPr>
              <w:rPr>
                <w:rFonts w:ascii="Arial" w:cs="Arial" w:eastAsia="Arial" w:hAnsi="Arial"/>
                <w:sz w:val="14"/>
                <w:szCs w:val="14"/>
              </w:rPr>
            </w:pPr>
            <w:r w:rsidDel="00000000" w:rsidR="00000000" w:rsidRPr="00000000">
              <w:rPr>
                <w:rFonts w:ascii="Arial" w:cs="Arial" w:eastAsia="Arial" w:hAnsi="Arial"/>
                <w:sz w:val="14"/>
                <w:szCs w:val="14"/>
                <w:rtl w:val="0"/>
              </w:rPr>
              <w:t xml:space="preserve">44.4</w:t>
            </w:r>
          </w:p>
        </w:tc>
        <w:tc>
          <w:tcPr/>
          <w:p w:rsidR="00000000" w:rsidDel="00000000" w:rsidP="00000000" w:rsidRDefault="00000000" w:rsidRPr="00000000" w14:paraId="00000370">
            <w:pPr>
              <w:rPr>
                <w:rFonts w:ascii="Arial" w:cs="Arial" w:eastAsia="Arial" w:hAnsi="Arial"/>
                <w:sz w:val="14"/>
                <w:szCs w:val="14"/>
              </w:rPr>
            </w:pPr>
            <w:r w:rsidDel="00000000" w:rsidR="00000000" w:rsidRPr="00000000">
              <w:rPr>
                <w:rFonts w:ascii="Arial" w:cs="Arial" w:eastAsia="Arial" w:hAnsi="Arial"/>
                <w:sz w:val="14"/>
                <w:szCs w:val="14"/>
                <w:rtl w:val="0"/>
              </w:rPr>
              <w:t xml:space="preserve">75.4</w:t>
            </w:r>
          </w:p>
        </w:tc>
        <w:tc>
          <w:tcPr/>
          <w:p w:rsidR="00000000" w:rsidDel="00000000" w:rsidP="00000000" w:rsidRDefault="00000000" w:rsidRPr="00000000" w14:paraId="00000371">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372">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73">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7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75">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76">
            <w:pPr>
              <w:rPr>
                <w:rFonts w:ascii="Arial" w:cs="Arial" w:eastAsia="Arial" w:hAnsi="Arial"/>
                <w:sz w:val="14"/>
                <w:szCs w:val="14"/>
              </w:rPr>
            </w:pPr>
            <w:r w:rsidDel="00000000" w:rsidR="00000000" w:rsidRPr="00000000">
              <w:rPr>
                <w:rFonts w:ascii="Arial" w:cs="Arial" w:eastAsia="Arial" w:hAnsi="Arial"/>
                <w:sz w:val="14"/>
                <w:szCs w:val="14"/>
                <w:rtl w:val="0"/>
              </w:rPr>
              <w:t xml:space="preserve">29</w:t>
            </w:r>
          </w:p>
        </w:tc>
        <w:tc>
          <w:tcPr/>
          <w:p w:rsidR="00000000" w:rsidDel="00000000" w:rsidP="00000000" w:rsidRDefault="00000000" w:rsidRPr="00000000" w14:paraId="00000377">
            <w:pPr>
              <w:rPr>
                <w:rFonts w:ascii="Arial" w:cs="Arial" w:eastAsia="Arial" w:hAnsi="Arial"/>
                <w:sz w:val="14"/>
                <w:szCs w:val="14"/>
              </w:rPr>
            </w:pPr>
            <w:r w:rsidDel="00000000" w:rsidR="00000000" w:rsidRPr="00000000">
              <w:rPr>
                <w:rFonts w:ascii="Arial" w:cs="Arial" w:eastAsia="Arial" w:hAnsi="Arial"/>
                <w:sz w:val="14"/>
                <w:szCs w:val="14"/>
                <w:rtl w:val="0"/>
              </w:rPr>
              <w:t xml:space="preserve">2023-11-08</w:t>
            </w:r>
          </w:p>
        </w:tc>
        <w:tc>
          <w:tcPr/>
          <w:p w:rsidR="00000000" w:rsidDel="00000000" w:rsidP="00000000" w:rsidRDefault="00000000" w:rsidRPr="00000000" w14:paraId="00000378">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79">
            <w:pPr>
              <w:rPr>
                <w:rFonts w:ascii="Arial" w:cs="Arial" w:eastAsia="Arial" w:hAnsi="Arial"/>
                <w:sz w:val="14"/>
                <w:szCs w:val="14"/>
              </w:rPr>
            </w:pPr>
            <w:r w:rsidDel="00000000" w:rsidR="00000000" w:rsidRPr="00000000">
              <w:rPr>
                <w:rFonts w:ascii="Arial" w:cs="Arial" w:eastAsia="Arial" w:hAnsi="Arial"/>
                <w:sz w:val="14"/>
                <w:szCs w:val="14"/>
                <w:rtl w:val="0"/>
              </w:rPr>
              <w:t xml:space="preserve">44.0</w:t>
            </w:r>
          </w:p>
        </w:tc>
        <w:tc>
          <w:tcPr/>
          <w:p w:rsidR="00000000" w:rsidDel="00000000" w:rsidP="00000000" w:rsidRDefault="00000000" w:rsidRPr="00000000" w14:paraId="0000037A">
            <w:pPr>
              <w:rPr>
                <w:rFonts w:ascii="Arial" w:cs="Arial" w:eastAsia="Arial" w:hAnsi="Arial"/>
                <w:sz w:val="14"/>
                <w:szCs w:val="14"/>
              </w:rPr>
            </w:pPr>
            <w:r w:rsidDel="00000000" w:rsidR="00000000" w:rsidRPr="00000000">
              <w:rPr>
                <w:rFonts w:ascii="Arial" w:cs="Arial" w:eastAsia="Arial" w:hAnsi="Arial"/>
                <w:sz w:val="14"/>
                <w:szCs w:val="14"/>
                <w:rtl w:val="0"/>
              </w:rPr>
              <w:t xml:space="preserve">73.8</w:t>
            </w:r>
          </w:p>
        </w:tc>
        <w:tc>
          <w:tcPr/>
          <w:p w:rsidR="00000000" w:rsidDel="00000000" w:rsidP="00000000" w:rsidRDefault="00000000" w:rsidRPr="00000000" w14:paraId="0000037B">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37C">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7D">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37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7F">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80">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c>
          <w:tcPr/>
          <w:p w:rsidR="00000000" w:rsidDel="00000000" w:rsidP="00000000" w:rsidRDefault="00000000" w:rsidRPr="00000000" w14:paraId="00000381">
            <w:pPr>
              <w:rPr>
                <w:rFonts w:ascii="Arial" w:cs="Arial" w:eastAsia="Arial" w:hAnsi="Arial"/>
                <w:sz w:val="14"/>
                <w:szCs w:val="14"/>
              </w:rPr>
            </w:pPr>
            <w:r w:rsidDel="00000000" w:rsidR="00000000" w:rsidRPr="00000000">
              <w:rPr>
                <w:rFonts w:ascii="Arial" w:cs="Arial" w:eastAsia="Arial" w:hAnsi="Arial"/>
                <w:sz w:val="14"/>
                <w:szCs w:val="14"/>
                <w:rtl w:val="0"/>
              </w:rPr>
              <w:t xml:space="preserve">2023-11-29</w:t>
            </w:r>
          </w:p>
        </w:tc>
        <w:tc>
          <w:tcPr/>
          <w:p w:rsidR="00000000" w:rsidDel="00000000" w:rsidP="00000000" w:rsidRDefault="00000000" w:rsidRPr="00000000" w14:paraId="00000382">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83">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48.0</w:t>
            </w:r>
          </w:p>
        </w:tc>
        <w:tc>
          <w:tcPr/>
          <w:p w:rsidR="00000000" w:rsidDel="00000000" w:rsidP="00000000" w:rsidRDefault="00000000" w:rsidRPr="00000000" w14:paraId="00000384">
            <w:pPr>
              <w:rPr>
                <w:rFonts w:ascii="Arial" w:cs="Arial" w:eastAsia="Arial" w:hAnsi="Arial"/>
                <w:sz w:val="14"/>
                <w:szCs w:val="14"/>
              </w:rPr>
            </w:pPr>
            <w:r w:rsidDel="00000000" w:rsidR="00000000" w:rsidRPr="00000000">
              <w:rPr>
                <w:rFonts w:ascii="Arial" w:cs="Arial" w:eastAsia="Arial" w:hAnsi="Arial"/>
                <w:sz w:val="14"/>
                <w:szCs w:val="14"/>
                <w:rtl w:val="0"/>
              </w:rPr>
              <w:t xml:space="preserve">81.0</w:t>
            </w:r>
          </w:p>
        </w:tc>
        <w:tc>
          <w:tcPr/>
          <w:p w:rsidR="00000000" w:rsidDel="00000000" w:rsidP="00000000" w:rsidRDefault="00000000" w:rsidRPr="00000000" w14:paraId="00000385">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386">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87">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8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89">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86" w:hRule="atLeast"/>
          <w:tblHeader w:val="0"/>
        </w:trPr>
        <w:tc>
          <w:tcPr/>
          <w:p w:rsidR="00000000" w:rsidDel="00000000" w:rsidP="00000000" w:rsidRDefault="00000000" w:rsidRPr="00000000" w14:paraId="0000038A">
            <w:pPr>
              <w:rPr>
                <w:rFonts w:ascii="Arial" w:cs="Arial" w:eastAsia="Arial" w:hAnsi="Arial"/>
                <w:sz w:val="14"/>
                <w:szCs w:val="14"/>
              </w:rPr>
            </w:pPr>
            <w:r w:rsidDel="00000000" w:rsidR="00000000" w:rsidRPr="00000000">
              <w:rPr>
                <w:rFonts w:ascii="Arial" w:cs="Arial" w:eastAsia="Arial" w:hAnsi="Arial"/>
                <w:sz w:val="14"/>
                <w:szCs w:val="14"/>
                <w:rtl w:val="0"/>
              </w:rPr>
              <w:t xml:space="preserve">31</w:t>
            </w:r>
          </w:p>
        </w:tc>
        <w:tc>
          <w:tcPr/>
          <w:p w:rsidR="00000000" w:rsidDel="00000000" w:rsidP="00000000" w:rsidRDefault="00000000" w:rsidRPr="00000000" w14:paraId="0000038B">
            <w:pPr>
              <w:rPr>
                <w:rFonts w:ascii="Arial" w:cs="Arial" w:eastAsia="Arial" w:hAnsi="Arial"/>
                <w:sz w:val="14"/>
                <w:szCs w:val="14"/>
              </w:rPr>
            </w:pPr>
            <w:r w:rsidDel="00000000" w:rsidR="00000000" w:rsidRPr="00000000">
              <w:rPr>
                <w:rFonts w:ascii="Arial" w:cs="Arial" w:eastAsia="Arial" w:hAnsi="Arial"/>
                <w:sz w:val="14"/>
                <w:szCs w:val="14"/>
                <w:rtl w:val="0"/>
              </w:rPr>
              <w:t xml:space="preserve">2023-12-06</w:t>
            </w:r>
          </w:p>
        </w:tc>
        <w:tc>
          <w:tcPr/>
          <w:p w:rsidR="00000000" w:rsidDel="00000000" w:rsidP="00000000" w:rsidRDefault="00000000" w:rsidRPr="00000000" w14:paraId="0000038C">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8D">
            <w:pPr>
              <w:rPr>
                <w:rFonts w:ascii="Arial" w:cs="Arial" w:eastAsia="Arial" w:hAnsi="Arial"/>
                <w:sz w:val="14"/>
                <w:szCs w:val="14"/>
              </w:rPr>
            </w:pPr>
            <w:r w:rsidDel="00000000" w:rsidR="00000000" w:rsidRPr="00000000">
              <w:rPr>
                <w:rFonts w:ascii="Arial" w:cs="Arial" w:eastAsia="Arial" w:hAnsi="Arial"/>
                <w:sz w:val="14"/>
                <w:szCs w:val="14"/>
                <w:rtl w:val="0"/>
              </w:rPr>
              <w:t xml:space="preserve">43.7</w:t>
            </w:r>
          </w:p>
        </w:tc>
        <w:tc>
          <w:tcPr/>
          <w:p w:rsidR="00000000" w:rsidDel="00000000" w:rsidP="00000000" w:rsidRDefault="00000000" w:rsidRPr="00000000" w14:paraId="0000038E">
            <w:pPr>
              <w:rPr>
                <w:rFonts w:ascii="Arial" w:cs="Arial" w:eastAsia="Arial" w:hAnsi="Arial"/>
                <w:sz w:val="14"/>
                <w:szCs w:val="14"/>
              </w:rPr>
            </w:pPr>
            <w:r w:rsidDel="00000000" w:rsidR="00000000" w:rsidRPr="00000000">
              <w:rPr>
                <w:rFonts w:ascii="Arial" w:cs="Arial" w:eastAsia="Arial" w:hAnsi="Arial"/>
                <w:sz w:val="14"/>
                <w:szCs w:val="14"/>
                <w:rtl w:val="0"/>
              </w:rPr>
              <w:t xml:space="preserve">78.2</w:t>
            </w:r>
          </w:p>
        </w:tc>
        <w:tc>
          <w:tcPr/>
          <w:p w:rsidR="00000000" w:rsidDel="00000000" w:rsidP="00000000" w:rsidRDefault="00000000" w:rsidRPr="00000000" w14:paraId="0000038F">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390">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91">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9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93">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149" w:hRule="atLeast"/>
          <w:tblHeader w:val="0"/>
        </w:trPr>
        <w:tc>
          <w:tcPr/>
          <w:p w:rsidR="00000000" w:rsidDel="00000000" w:rsidP="00000000" w:rsidRDefault="00000000" w:rsidRPr="00000000" w14:paraId="00000394">
            <w:pPr>
              <w:rPr>
                <w:rFonts w:ascii="Arial" w:cs="Arial" w:eastAsia="Arial" w:hAnsi="Arial"/>
                <w:sz w:val="14"/>
                <w:szCs w:val="14"/>
              </w:rPr>
            </w:pPr>
            <w:r w:rsidDel="00000000" w:rsidR="00000000" w:rsidRPr="00000000">
              <w:rPr>
                <w:rFonts w:ascii="Arial" w:cs="Arial" w:eastAsia="Arial" w:hAnsi="Arial"/>
                <w:sz w:val="14"/>
                <w:szCs w:val="14"/>
                <w:rtl w:val="0"/>
              </w:rPr>
              <w:t xml:space="preserve">32</w:t>
            </w:r>
          </w:p>
        </w:tc>
        <w:tc>
          <w:tcPr/>
          <w:p w:rsidR="00000000" w:rsidDel="00000000" w:rsidP="00000000" w:rsidRDefault="00000000" w:rsidRPr="00000000" w14:paraId="00000395">
            <w:pPr>
              <w:rPr>
                <w:rFonts w:ascii="Arial" w:cs="Arial" w:eastAsia="Arial" w:hAnsi="Arial"/>
                <w:sz w:val="14"/>
                <w:szCs w:val="14"/>
              </w:rPr>
            </w:pPr>
            <w:r w:rsidDel="00000000" w:rsidR="00000000" w:rsidRPr="00000000">
              <w:rPr>
                <w:rFonts w:ascii="Arial" w:cs="Arial" w:eastAsia="Arial" w:hAnsi="Arial"/>
                <w:sz w:val="14"/>
                <w:szCs w:val="14"/>
                <w:rtl w:val="0"/>
              </w:rPr>
              <w:t xml:space="preserve">2023-12-13</w:t>
            </w:r>
          </w:p>
        </w:tc>
        <w:tc>
          <w:tcPr/>
          <w:p w:rsidR="00000000" w:rsidDel="00000000" w:rsidP="00000000" w:rsidRDefault="00000000" w:rsidRPr="00000000" w14:paraId="00000396">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97">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45.2</w:t>
            </w:r>
          </w:p>
        </w:tc>
        <w:tc>
          <w:tcPr/>
          <w:p w:rsidR="00000000" w:rsidDel="00000000" w:rsidP="00000000" w:rsidRDefault="00000000" w:rsidRPr="00000000" w14:paraId="00000398">
            <w:pPr>
              <w:rPr>
                <w:rFonts w:ascii="Arial" w:cs="Arial" w:eastAsia="Arial" w:hAnsi="Arial"/>
                <w:sz w:val="14"/>
                <w:szCs w:val="14"/>
              </w:rPr>
            </w:pPr>
            <w:r w:rsidDel="00000000" w:rsidR="00000000" w:rsidRPr="00000000">
              <w:rPr>
                <w:rFonts w:ascii="Arial" w:cs="Arial" w:eastAsia="Arial" w:hAnsi="Arial"/>
                <w:sz w:val="14"/>
                <w:szCs w:val="14"/>
                <w:rtl w:val="0"/>
              </w:rPr>
              <w:t xml:space="preserve">78.6</w:t>
            </w:r>
          </w:p>
        </w:tc>
        <w:tc>
          <w:tcPr/>
          <w:p w:rsidR="00000000" w:rsidDel="00000000" w:rsidP="00000000" w:rsidRDefault="00000000" w:rsidRPr="00000000" w14:paraId="0000039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0.9</w:t>
            </w:r>
          </w:p>
        </w:tc>
        <w:tc>
          <w:tcPr/>
          <w:p w:rsidR="00000000" w:rsidDel="00000000" w:rsidP="00000000" w:rsidRDefault="00000000" w:rsidRPr="00000000" w14:paraId="0000039A">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9B">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9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9D">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r>
      <w:tr>
        <w:trPr>
          <w:cantSplit w:val="0"/>
          <w:trHeight w:val="62" w:hRule="atLeast"/>
          <w:tblHeader w:val="0"/>
        </w:trPr>
        <w:tc>
          <w:tcPr/>
          <w:p w:rsidR="00000000" w:rsidDel="00000000" w:rsidP="00000000" w:rsidRDefault="00000000" w:rsidRPr="00000000" w14:paraId="0000039E">
            <w:pPr>
              <w:rPr>
                <w:rFonts w:ascii="Arial" w:cs="Arial" w:eastAsia="Arial" w:hAnsi="Arial"/>
                <w:sz w:val="14"/>
                <w:szCs w:val="14"/>
              </w:rPr>
            </w:pPr>
            <w:r w:rsidDel="00000000" w:rsidR="00000000" w:rsidRPr="00000000">
              <w:rPr>
                <w:rFonts w:ascii="Arial" w:cs="Arial" w:eastAsia="Arial" w:hAnsi="Arial"/>
                <w:sz w:val="14"/>
                <w:szCs w:val="14"/>
                <w:rtl w:val="0"/>
              </w:rPr>
              <w:t xml:space="preserve">33</w:t>
            </w:r>
          </w:p>
        </w:tc>
        <w:tc>
          <w:tcPr/>
          <w:p w:rsidR="00000000" w:rsidDel="00000000" w:rsidP="00000000" w:rsidRDefault="00000000" w:rsidRPr="00000000" w14:paraId="0000039F">
            <w:pPr>
              <w:rPr>
                <w:rFonts w:ascii="Arial" w:cs="Arial" w:eastAsia="Arial" w:hAnsi="Arial"/>
                <w:sz w:val="14"/>
                <w:szCs w:val="14"/>
              </w:rPr>
            </w:pPr>
            <w:r w:rsidDel="00000000" w:rsidR="00000000" w:rsidRPr="00000000">
              <w:rPr>
                <w:rFonts w:ascii="Arial" w:cs="Arial" w:eastAsia="Arial" w:hAnsi="Arial"/>
                <w:sz w:val="14"/>
                <w:szCs w:val="14"/>
                <w:rtl w:val="0"/>
              </w:rPr>
              <w:t xml:space="preserve">2023-12-20</w:t>
            </w:r>
          </w:p>
        </w:tc>
        <w:tc>
          <w:tcPr/>
          <w:p w:rsidR="00000000" w:rsidDel="00000000" w:rsidP="00000000" w:rsidRDefault="00000000" w:rsidRPr="00000000" w14:paraId="000003A0">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A1">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48.0</w:t>
            </w:r>
          </w:p>
        </w:tc>
        <w:tc>
          <w:tcPr/>
          <w:p w:rsidR="00000000" w:rsidDel="00000000" w:rsidP="00000000" w:rsidRDefault="00000000" w:rsidRPr="00000000" w14:paraId="000003A2">
            <w:pPr>
              <w:rPr>
                <w:rFonts w:ascii="Arial" w:cs="Arial" w:eastAsia="Arial" w:hAnsi="Arial"/>
                <w:sz w:val="14"/>
                <w:szCs w:val="14"/>
              </w:rPr>
            </w:pPr>
            <w:r w:rsidDel="00000000" w:rsidR="00000000" w:rsidRPr="00000000">
              <w:rPr>
                <w:rFonts w:ascii="Arial" w:cs="Arial" w:eastAsia="Arial" w:hAnsi="Arial"/>
                <w:sz w:val="14"/>
                <w:szCs w:val="14"/>
                <w:rtl w:val="0"/>
              </w:rPr>
              <w:t xml:space="preserve">79.8</w:t>
            </w:r>
          </w:p>
        </w:tc>
        <w:tc>
          <w:tcPr/>
          <w:p w:rsidR="00000000" w:rsidDel="00000000" w:rsidP="00000000" w:rsidRDefault="00000000" w:rsidRPr="00000000" w14:paraId="000003A3">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0.9</w:t>
            </w:r>
          </w:p>
        </w:tc>
        <w:tc>
          <w:tcPr/>
          <w:p w:rsidR="00000000" w:rsidDel="00000000" w:rsidP="00000000" w:rsidRDefault="00000000" w:rsidRPr="00000000" w14:paraId="000003A4">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3A5">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3A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A7">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1" w:hRule="atLeast"/>
          <w:tblHeader w:val="0"/>
        </w:trPr>
        <w:tc>
          <w:tcPr/>
          <w:p w:rsidR="00000000" w:rsidDel="00000000" w:rsidP="00000000" w:rsidRDefault="00000000" w:rsidRPr="00000000" w14:paraId="000003A8">
            <w:pPr>
              <w:rPr>
                <w:rFonts w:ascii="Arial" w:cs="Arial" w:eastAsia="Arial" w:hAnsi="Arial"/>
                <w:sz w:val="14"/>
                <w:szCs w:val="14"/>
              </w:rPr>
            </w:pPr>
            <w:r w:rsidDel="00000000" w:rsidR="00000000" w:rsidRPr="00000000">
              <w:rPr>
                <w:rFonts w:ascii="Arial" w:cs="Arial" w:eastAsia="Arial" w:hAnsi="Arial"/>
                <w:sz w:val="14"/>
                <w:szCs w:val="14"/>
                <w:rtl w:val="0"/>
              </w:rPr>
              <w:t xml:space="preserve">34</w:t>
            </w:r>
          </w:p>
        </w:tc>
        <w:tc>
          <w:tcPr/>
          <w:p w:rsidR="00000000" w:rsidDel="00000000" w:rsidP="00000000" w:rsidRDefault="00000000" w:rsidRPr="00000000" w14:paraId="000003A9">
            <w:pPr>
              <w:rPr>
                <w:rFonts w:ascii="Arial" w:cs="Arial" w:eastAsia="Arial" w:hAnsi="Arial"/>
                <w:sz w:val="14"/>
                <w:szCs w:val="14"/>
              </w:rPr>
            </w:pPr>
            <w:r w:rsidDel="00000000" w:rsidR="00000000" w:rsidRPr="00000000">
              <w:rPr>
                <w:rFonts w:ascii="Arial" w:cs="Arial" w:eastAsia="Arial" w:hAnsi="Arial"/>
                <w:sz w:val="14"/>
                <w:szCs w:val="14"/>
                <w:rtl w:val="0"/>
              </w:rPr>
              <w:t xml:space="preserve">2023-12-27</w:t>
            </w:r>
          </w:p>
        </w:tc>
        <w:tc>
          <w:tcPr/>
          <w:p w:rsidR="00000000" w:rsidDel="00000000" w:rsidP="00000000" w:rsidRDefault="00000000" w:rsidRPr="00000000" w14:paraId="000003AA">
            <w:pPr>
              <w:rPr>
                <w:rFonts w:ascii="Arial" w:cs="Arial" w:eastAsia="Arial" w:hAnsi="Arial"/>
                <w:sz w:val="14"/>
                <w:szCs w:val="14"/>
              </w:rPr>
            </w:pPr>
            <w:r w:rsidDel="00000000" w:rsidR="00000000" w:rsidRPr="00000000">
              <w:rPr>
                <w:rFonts w:ascii="Arial" w:cs="Arial" w:eastAsia="Arial" w:hAnsi="Arial"/>
                <w:sz w:val="14"/>
                <w:szCs w:val="14"/>
                <w:rtl w:val="0"/>
              </w:rPr>
              <w:t xml:space="preserve">252</w:t>
            </w:r>
          </w:p>
        </w:tc>
        <w:tc>
          <w:tcPr/>
          <w:p w:rsidR="00000000" w:rsidDel="00000000" w:rsidP="00000000" w:rsidRDefault="00000000" w:rsidRPr="00000000" w14:paraId="000003AB">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47.2</w:t>
            </w:r>
          </w:p>
        </w:tc>
        <w:tc>
          <w:tcPr/>
          <w:p w:rsidR="00000000" w:rsidDel="00000000" w:rsidP="00000000" w:rsidRDefault="00000000" w:rsidRPr="00000000" w14:paraId="000003AC">
            <w:pPr>
              <w:rPr>
                <w:rFonts w:ascii="Arial" w:cs="Arial" w:eastAsia="Arial" w:hAnsi="Arial"/>
                <w:sz w:val="14"/>
                <w:szCs w:val="14"/>
              </w:rPr>
            </w:pPr>
            <w:r w:rsidDel="00000000" w:rsidR="00000000" w:rsidRPr="00000000">
              <w:rPr>
                <w:rFonts w:ascii="Arial" w:cs="Arial" w:eastAsia="Arial" w:hAnsi="Arial"/>
                <w:sz w:val="14"/>
                <w:szCs w:val="14"/>
                <w:rtl w:val="0"/>
              </w:rPr>
              <w:t xml:space="preserve">76.2</w:t>
            </w:r>
          </w:p>
        </w:tc>
        <w:tc>
          <w:tcPr/>
          <w:p w:rsidR="00000000" w:rsidDel="00000000" w:rsidP="00000000" w:rsidRDefault="00000000" w:rsidRPr="00000000" w14:paraId="000003AD">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0.9</w:t>
            </w:r>
          </w:p>
        </w:tc>
        <w:tc>
          <w:tcPr/>
          <w:p w:rsidR="00000000" w:rsidDel="00000000" w:rsidP="00000000" w:rsidRDefault="00000000" w:rsidRPr="00000000" w14:paraId="000003AE">
            <w:pPr>
              <w:rPr>
                <w:rFonts w:ascii="Arial" w:cs="Arial" w:eastAsia="Arial" w:hAnsi="Arial"/>
                <w:sz w:val="14"/>
                <w:szCs w:val="14"/>
              </w:rPr>
            </w:pPr>
            <w:r w:rsidDel="00000000" w:rsidR="00000000" w:rsidRPr="00000000">
              <w:rPr>
                <w:rFonts w:ascii="Arial" w:cs="Arial" w:eastAsia="Arial" w:hAnsi="Arial"/>
                <w:sz w:val="14"/>
                <w:szCs w:val="14"/>
                <w:rtl w:val="0"/>
              </w:rPr>
              <w:t xml:space="preserve">0.1</w:t>
            </w:r>
          </w:p>
        </w:tc>
        <w:tc>
          <w:tcPr/>
          <w:p w:rsidR="00000000" w:rsidDel="00000000" w:rsidP="00000000" w:rsidRDefault="00000000" w:rsidRPr="00000000" w14:paraId="000003AF">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3B0">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B1">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1" w:hRule="atLeast"/>
          <w:tblHeader w:val="0"/>
        </w:trPr>
        <w:tc>
          <w:tcPr/>
          <w:p w:rsidR="00000000" w:rsidDel="00000000" w:rsidP="00000000" w:rsidRDefault="00000000" w:rsidRPr="00000000" w14:paraId="000003B2">
            <w:pPr>
              <w:rPr>
                <w:rFonts w:ascii="Arial" w:cs="Arial" w:eastAsia="Arial" w:hAnsi="Arial"/>
                <w:sz w:val="14"/>
                <w:szCs w:val="14"/>
              </w:rPr>
            </w:pPr>
            <w:r w:rsidDel="00000000" w:rsidR="00000000" w:rsidRPr="00000000">
              <w:rPr>
                <w:rFonts w:ascii="Arial" w:cs="Arial" w:eastAsia="Arial" w:hAnsi="Arial"/>
                <w:sz w:val="14"/>
                <w:szCs w:val="14"/>
                <w:rtl w:val="0"/>
              </w:rPr>
              <w:t xml:space="preserve">Total</w:t>
            </w:r>
          </w:p>
        </w:tc>
        <w:tc>
          <w:tcPr/>
          <w:p w:rsidR="00000000" w:rsidDel="00000000" w:rsidP="00000000" w:rsidRDefault="00000000" w:rsidRPr="00000000" w14:paraId="000003B3">
            <w:pPr>
              <w:rPr>
                <w:rFonts w:ascii="Arial" w:cs="Arial" w:eastAsia="Arial" w:hAnsi="Arial"/>
                <w:sz w:val="14"/>
                <w:szCs w:val="14"/>
              </w:rPr>
            </w:pPr>
            <w:r w:rsidDel="00000000" w:rsidR="00000000" w:rsidRPr="00000000">
              <w:rPr>
                <w:rFonts w:ascii="Arial" w:cs="Arial" w:eastAsia="Arial" w:hAnsi="Arial"/>
                <w:sz w:val="14"/>
                <w:szCs w:val="14"/>
                <w:rtl w:val="0"/>
              </w:rPr>
              <w:t xml:space="preserve">-</w:t>
            </w:r>
          </w:p>
        </w:tc>
        <w:tc>
          <w:tcPr/>
          <w:p w:rsidR="00000000" w:rsidDel="00000000" w:rsidP="00000000" w:rsidRDefault="00000000" w:rsidRPr="00000000" w14:paraId="000003B4">
            <w:pPr>
              <w:rPr>
                <w:rFonts w:ascii="Arial" w:cs="Arial" w:eastAsia="Arial" w:hAnsi="Arial"/>
                <w:sz w:val="14"/>
                <w:szCs w:val="14"/>
              </w:rPr>
            </w:pPr>
            <w:r w:rsidDel="00000000" w:rsidR="00000000" w:rsidRPr="00000000">
              <w:rPr>
                <w:rFonts w:ascii="Arial" w:cs="Arial" w:eastAsia="Arial" w:hAnsi="Arial"/>
                <w:sz w:val="14"/>
                <w:szCs w:val="14"/>
                <w:rtl w:val="0"/>
              </w:rPr>
              <w:t xml:space="preserve">8564</w:t>
            </w:r>
          </w:p>
        </w:tc>
        <w:tc>
          <w:tcPr/>
          <w:p w:rsidR="00000000" w:rsidDel="00000000" w:rsidP="00000000" w:rsidRDefault="00000000" w:rsidRPr="00000000" w14:paraId="000003B5">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42.7</w:t>
            </w:r>
          </w:p>
        </w:tc>
        <w:tc>
          <w:tcPr/>
          <w:p w:rsidR="00000000" w:rsidDel="00000000" w:rsidP="00000000" w:rsidRDefault="00000000" w:rsidRPr="00000000" w14:paraId="000003B6">
            <w:pPr>
              <w:rPr>
                <w:rFonts w:ascii="Arial" w:cs="Arial" w:eastAsia="Arial" w:hAnsi="Arial"/>
                <w:sz w:val="14"/>
                <w:szCs w:val="14"/>
              </w:rPr>
            </w:pPr>
            <w:r w:rsidDel="00000000" w:rsidR="00000000" w:rsidRPr="00000000">
              <w:rPr>
                <w:rFonts w:ascii="Arial" w:cs="Arial" w:eastAsia="Arial" w:hAnsi="Arial"/>
                <w:sz w:val="14"/>
                <w:szCs w:val="14"/>
                <w:rtl w:val="0"/>
              </w:rPr>
              <w:t xml:space="preserve">76.8</w:t>
            </w:r>
          </w:p>
        </w:tc>
        <w:tc>
          <w:tcPr/>
          <w:p w:rsidR="00000000" w:rsidDel="00000000" w:rsidP="00000000" w:rsidRDefault="00000000" w:rsidRPr="00000000" w14:paraId="000003B7">
            <w:pPr>
              <w:rPr>
                <w:rFonts w:ascii="Arial" w:cs="Arial" w:eastAsia="Arial" w:hAnsi="Arial"/>
                <w:sz w:val="14"/>
                <w:szCs w:val="14"/>
              </w:rPr>
            </w:pPr>
            <w:r w:rsidDel="00000000" w:rsidR="00000000" w:rsidRPr="00000000">
              <w:rPr>
                <w:rFonts w:ascii="Arial" w:cs="Arial" w:eastAsia="Arial" w:hAnsi="Arial"/>
                <w:sz w:val="14"/>
                <w:szCs w:val="14"/>
                <w:rtl w:val="0"/>
              </w:rPr>
              <w:t xml:space="preserve">1.6</w:t>
            </w:r>
          </w:p>
        </w:tc>
        <w:tc>
          <w:tcPr/>
          <w:p w:rsidR="00000000" w:rsidDel="00000000" w:rsidP="00000000" w:rsidRDefault="00000000" w:rsidRPr="00000000" w14:paraId="000003B8">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3B9">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3B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BB">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bl>
    <w:p w:rsidR="00000000" w:rsidDel="00000000" w:rsidP="00000000" w:rsidRDefault="00000000" w:rsidRPr="00000000" w14:paraId="000003BC">
      <w:pPr>
        <w:spacing w:after="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3B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Note: The empirical prediction interval (PI) coverage rates calculate the fraction of times the 50% or 95% PIs covered the eventually observed value. Values with coverage within 10% of nominal rates are highlighted in bold. The columns “Relative WIS” and “Relative MAE” show the average relative WIS and relative MAE, respectively.</w:t>
      </w:r>
    </w:p>
    <w:p w:rsidR="00000000" w:rsidDel="00000000" w:rsidP="00000000" w:rsidRDefault="00000000" w:rsidRPr="00000000" w14:paraId="000003BE">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BF">
      <w:pP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0">
      <w:pP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1">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2">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3">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4">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5">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6">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7">
      <w:pPr>
        <w:spacing w:after="280" w:before="28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C8">
      <w:pPr>
        <w:spacing w:after="280" w:before="280" w:line="240" w:lineRule="auto"/>
        <w:jc w:val="both"/>
        <w:rPr>
          <w:rFonts w:ascii="Arial" w:cs="Arial" w:eastAsia="Arial" w:hAnsi="Arial"/>
        </w:rPr>
      </w:pPr>
      <w:r w:rsidDel="00000000" w:rsidR="00000000" w:rsidRPr="00000000">
        <w:rPr>
          <w:rFonts w:ascii="Arial" w:cs="Arial" w:eastAsia="Arial" w:hAnsi="Arial"/>
          <w:b w:val="1"/>
          <w:bCs w:val="1"/>
          <w:rtl w:val="0"/>
        </w:rPr>
        <w:t xml:space="preserve">Table- S.2</w:t>
      </w:r>
      <w:r w:rsidDel="00000000" w:rsidR="00000000" w:rsidRPr="00000000">
        <w:rPr>
          <w:rFonts w:ascii="Arial" w:cs="Arial" w:eastAsia="Arial" w:hAnsi="Arial"/>
          <w:rtl w:val="0"/>
        </w:rPr>
        <w:t xml:space="preserve"> - Precision metrics for nowcasting and forecasting of the 63 models aggregated by CIRs in the state of São Paulo for SARS outbreaks in the 63 CIRs of the state of São Paulo, Brazil, from 2022 to 2023.</w:t>
      </w:r>
    </w:p>
    <w:tbl>
      <w:tblPr>
        <w:tblStyle w:val="Table5"/>
        <w:tblW w:w="9464.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758"/>
        <w:gridCol w:w="1840"/>
        <w:gridCol w:w="631"/>
        <w:gridCol w:w="690"/>
        <w:gridCol w:w="788"/>
        <w:gridCol w:w="638"/>
        <w:gridCol w:w="977"/>
        <w:gridCol w:w="1298"/>
        <w:gridCol w:w="1212"/>
        <w:gridCol w:w="632"/>
        <w:tblGridChange w:id="0">
          <w:tblGrid>
            <w:gridCol w:w="758"/>
            <w:gridCol w:w="1840"/>
            <w:gridCol w:w="631"/>
            <w:gridCol w:w="690"/>
            <w:gridCol w:w="788"/>
            <w:gridCol w:w="638"/>
            <w:gridCol w:w="977"/>
            <w:gridCol w:w="1298"/>
            <w:gridCol w:w="1212"/>
            <w:gridCol w:w="632"/>
          </w:tblGrid>
        </w:tblGridChange>
      </w:tblGrid>
      <w:tr>
        <w:trPr>
          <w:cantSplit w:val="0"/>
          <w:trHeight w:val="267"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3C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Model</w:t>
            </w:r>
          </w:p>
        </w:tc>
        <w:tc>
          <w:tcPr>
            <w:tcBorders>
              <w:top w:color="000000" w:space="0" w:sz="4" w:val="single"/>
              <w:bottom w:color="000000" w:space="0" w:sz="4" w:val="single"/>
            </w:tcBorders>
            <w:shd w:fill="d9d9d9" w:val="clear"/>
          </w:tcPr>
          <w:p w:rsidR="00000000" w:rsidDel="00000000" w:rsidP="00000000" w:rsidRDefault="00000000" w:rsidRPr="00000000" w14:paraId="000003CA">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Data base by CIR</w:t>
            </w:r>
          </w:p>
        </w:tc>
        <w:tc>
          <w:tcPr>
            <w:tcBorders>
              <w:top w:color="000000" w:space="0" w:sz="4" w:val="single"/>
              <w:bottom w:color="000000" w:space="0" w:sz="4" w:val="single"/>
            </w:tcBorders>
            <w:shd w:fill="d9d9d9" w:val="clear"/>
          </w:tcPr>
          <w:p w:rsidR="00000000" w:rsidDel="00000000" w:rsidP="00000000" w:rsidRDefault="00000000" w:rsidRPr="00000000" w14:paraId="000003CB">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N</w:t>
            </w:r>
          </w:p>
        </w:tc>
        <w:tc>
          <w:tcPr>
            <w:tcBorders>
              <w:top w:color="000000" w:space="0" w:sz="4" w:val="single"/>
              <w:bottom w:color="000000" w:space="0" w:sz="4" w:val="single"/>
            </w:tcBorders>
            <w:shd w:fill="d9d9d9" w:val="clear"/>
          </w:tcPr>
          <w:p w:rsidR="00000000" w:rsidDel="00000000" w:rsidP="00000000" w:rsidRDefault="00000000" w:rsidRPr="00000000" w14:paraId="000003C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Cob50</w:t>
            </w:r>
          </w:p>
        </w:tc>
        <w:tc>
          <w:tcPr>
            <w:tcBorders>
              <w:top w:color="000000" w:space="0" w:sz="4" w:val="single"/>
              <w:bottom w:color="000000" w:space="0" w:sz="4" w:val="single"/>
            </w:tcBorders>
            <w:shd w:fill="d9d9d9" w:val="clear"/>
          </w:tcPr>
          <w:p w:rsidR="00000000" w:rsidDel="00000000" w:rsidP="00000000" w:rsidRDefault="00000000" w:rsidRPr="00000000" w14:paraId="000003CD">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Cob95</w:t>
            </w:r>
          </w:p>
        </w:tc>
        <w:tc>
          <w:tcPr>
            <w:tcBorders>
              <w:top w:color="000000" w:space="0" w:sz="4" w:val="single"/>
              <w:bottom w:color="000000" w:space="0" w:sz="4" w:val="single"/>
            </w:tcBorders>
            <w:shd w:fill="d9d9d9" w:val="clear"/>
          </w:tcPr>
          <w:p w:rsidR="00000000" w:rsidDel="00000000" w:rsidP="00000000" w:rsidRDefault="00000000" w:rsidRPr="00000000" w14:paraId="000003CE">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WIS</w:t>
            </w:r>
          </w:p>
        </w:tc>
        <w:tc>
          <w:tcPr>
            <w:tcBorders>
              <w:top w:color="000000" w:space="0" w:sz="4" w:val="single"/>
              <w:bottom w:color="000000" w:space="0" w:sz="4" w:val="single"/>
            </w:tcBorders>
            <w:shd w:fill="d9d9d9" w:val="clear"/>
          </w:tcPr>
          <w:p w:rsidR="00000000" w:rsidDel="00000000" w:rsidP="00000000" w:rsidRDefault="00000000" w:rsidRPr="00000000" w14:paraId="000003CF">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Dispersion</w:t>
            </w:r>
          </w:p>
        </w:tc>
        <w:tc>
          <w:tcPr>
            <w:tcBorders>
              <w:top w:color="000000" w:space="0" w:sz="4" w:val="single"/>
              <w:bottom w:color="000000" w:space="0" w:sz="4" w:val="single"/>
            </w:tcBorders>
            <w:shd w:fill="d9d9d9" w:val="clear"/>
          </w:tcPr>
          <w:p w:rsidR="00000000" w:rsidDel="00000000" w:rsidP="00000000" w:rsidRDefault="00000000" w:rsidRPr="00000000" w14:paraId="000003D0">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Underprediction</w:t>
            </w:r>
          </w:p>
        </w:tc>
        <w:tc>
          <w:tcPr>
            <w:tcBorders>
              <w:top w:color="000000" w:space="0" w:sz="4" w:val="single"/>
              <w:bottom w:color="000000" w:space="0" w:sz="4" w:val="single"/>
            </w:tcBorders>
            <w:shd w:fill="d9d9d9" w:val="clear"/>
          </w:tcPr>
          <w:p w:rsidR="00000000" w:rsidDel="00000000" w:rsidP="00000000" w:rsidRDefault="00000000" w:rsidRPr="00000000" w14:paraId="000003D1">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Overprediction</w:t>
            </w:r>
          </w:p>
        </w:tc>
        <w:tc>
          <w:tcPr>
            <w:tcBorders>
              <w:top w:color="000000" w:space="0" w:sz="4" w:val="single"/>
              <w:bottom w:color="000000" w:space="0" w:sz="4" w:val="single"/>
            </w:tcBorders>
            <w:shd w:fill="d9d9d9" w:val="clear"/>
          </w:tcPr>
          <w:p w:rsidR="00000000" w:rsidDel="00000000" w:rsidP="00000000" w:rsidRDefault="00000000" w:rsidRPr="00000000" w14:paraId="000003D2">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MAE</w:t>
            </w:r>
          </w:p>
        </w:tc>
      </w:tr>
      <w:tr>
        <w:trPr>
          <w:cantSplit w:val="0"/>
          <w:trHeight w:val="116" w:hRule="atLeast"/>
          <w:tblHeader w:val="0"/>
        </w:trPr>
        <w:tc>
          <w:tcPr>
            <w:tcBorders>
              <w:top w:color="000000" w:space="0" w:sz="4" w:val="single"/>
            </w:tcBorders>
          </w:tcPr>
          <w:p w:rsidR="00000000" w:rsidDel="00000000" w:rsidP="00000000" w:rsidRDefault="00000000" w:rsidRPr="00000000" w14:paraId="000003D3">
            <w:pPr>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c>
          <w:tcPr>
            <w:tcBorders>
              <w:top w:color="000000" w:space="0" w:sz="4" w:val="single"/>
            </w:tcBorders>
          </w:tcPr>
          <w:p w:rsidR="00000000" w:rsidDel="00000000" w:rsidP="00000000" w:rsidRDefault="00000000" w:rsidRPr="00000000" w14:paraId="000003D4">
            <w:pPr>
              <w:rPr>
                <w:rFonts w:ascii="Arial" w:cs="Arial" w:eastAsia="Arial" w:hAnsi="Arial"/>
                <w:sz w:val="14"/>
                <w:szCs w:val="14"/>
              </w:rPr>
            </w:pPr>
            <w:r w:rsidDel="00000000" w:rsidR="00000000" w:rsidRPr="00000000">
              <w:rPr>
                <w:rFonts w:ascii="Arial" w:cs="Arial" w:eastAsia="Arial" w:hAnsi="Arial"/>
                <w:sz w:val="14"/>
                <w:szCs w:val="14"/>
                <w:rtl w:val="0"/>
              </w:rPr>
              <w:t xml:space="preserve">Adamantina</w:t>
            </w:r>
          </w:p>
        </w:tc>
        <w:tc>
          <w:tcPr>
            <w:tcBorders>
              <w:top w:color="000000" w:space="0" w:sz="4" w:val="single"/>
            </w:tcBorders>
          </w:tcPr>
          <w:p w:rsidR="00000000" w:rsidDel="00000000" w:rsidP="00000000" w:rsidRDefault="00000000" w:rsidRPr="00000000" w14:paraId="000003D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tcBorders>
              <w:top w:color="000000" w:space="0" w:sz="4" w:val="single"/>
            </w:tcBorders>
          </w:tcPr>
          <w:p w:rsidR="00000000" w:rsidDel="00000000" w:rsidP="00000000" w:rsidRDefault="00000000" w:rsidRPr="00000000" w14:paraId="000003D6">
            <w:pPr>
              <w:rPr>
                <w:rFonts w:ascii="Arial" w:cs="Arial" w:eastAsia="Arial" w:hAnsi="Arial"/>
                <w:sz w:val="14"/>
                <w:szCs w:val="14"/>
              </w:rPr>
            </w:pPr>
            <w:r w:rsidDel="00000000" w:rsidR="00000000" w:rsidRPr="00000000">
              <w:rPr>
                <w:rFonts w:ascii="Arial" w:cs="Arial" w:eastAsia="Arial" w:hAnsi="Arial"/>
                <w:sz w:val="14"/>
                <w:szCs w:val="14"/>
                <w:rtl w:val="0"/>
              </w:rPr>
              <w:t xml:space="preserve">61.8</w:t>
            </w:r>
          </w:p>
        </w:tc>
        <w:tc>
          <w:tcPr>
            <w:tcBorders>
              <w:top w:color="000000" w:space="0" w:sz="4" w:val="single"/>
            </w:tcBorders>
          </w:tcPr>
          <w:p w:rsidR="00000000" w:rsidDel="00000000" w:rsidP="00000000" w:rsidRDefault="00000000" w:rsidRPr="00000000" w14:paraId="000003D7">
            <w:pPr>
              <w:rPr>
                <w:rFonts w:ascii="Arial" w:cs="Arial" w:eastAsia="Arial" w:hAnsi="Arial"/>
                <w:sz w:val="14"/>
                <w:szCs w:val="14"/>
              </w:rPr>
            </w:pPr>
            <w:r w:rsidDel="00000000" w:rsidR="00000000" w:rsidRPr="00000000">
              <w:rPr>
                <w:rFonts w:ascii="Arial" w:cs="Arial" w:eastAsia="Arial" w:hAnsi="Arial"/>
                <w:sz w:val="14"/>
                <w:szCs w:val="14"/>
                <w:rtl w:val="0"/>
              </w:rPr>
              <w:t xml:space="preserve">90.4</w:t>
            </w:r>
          </w:p>
        </w:tc>
        <w:tc>
          <w:tcPr>
            <w:tcBorders>
              <w:top w:color="000000" w:space="0" w:sz="4" w:val="single"/>
            </w:tcBorders>
          </w:tcPr>
          <w:p w:rsidR="00000000" w:rsidDel="00000000" w:rsidP="00000000" w:rsidRDefault="00000000" w:rsidRPr="00000000" w14:paraId="000003D8">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0.8</w:t>
            </w:r>
          </w:p>
        </w:tc>
        <w:tc>
          <w:tcPr>
            <w:tcBorders>
              <w:top w:color="000000" w:space="0" w:sz="4" w:val="single"/>
            </w:tcBorders>
          </w:tcPr>
          <w:p w:rsidR="00000000" w:rsidDel="00000000" w:rsidP="00000000" w:rsidRDefault="00000000" w:rsidRPr="00000000" w14:paraId="000003D9">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tcBorders>
              <w:top w:color="000000" w:space="0" w:sz="4" w:val="single"/>
            </w:tcBorders>
          </w:tcPr>
          <w:p w:rsidR="00000000" w:rsidDel="00000000" w:rsidP="00000000" w:rsidRDefault="00000000" w:rsidRPr="00000000" w14:paraId="000003D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tcBorders>
              <w:top w:color="000000" w:space="0" w:sz="4" w:val="single"/>
            </w:tcBorders>
          </w:tcPr>
          <w:p w:rsidR="00000000" w:rsidDel="00000000" w:rsidP="00000000" w:rsidRDefault="00000000" w:rsidRPr="00000000" w14:paraId="000003D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tcBorders>
              <w:top w:color="000000" w:space="0" w:sz="4" w:val="single"/>
            </w:tcBorders>
          </w:tcPr>
          <w:p w:rsidR="00000000" w:rsidDel="00000000" w:rsidP="00000000" w:rsidRDefault="00000000" w:rsidRPr="00000000" w14:paraId="000003DC">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73" w:hRule="atLeast"/>
          <w:tblHeader w:val="0"/>
        </w:trPr>
        <w:tc>
          <w:tcPr/>
          <w:p w:rsidR="00000000" w:rsidDel="00000000" w:rsidP="00000000" w:rsidRDefault="00000000" w:rsidRPr="00000000" w14:paraId="000003DD">
            <w:pPr>
              <w:rPr>
                <w:rFonts w:ascii="Arial" w:cs="Arial" w:eastAsia="Arial" w:hAnsi="Arial"/>
                <w:sz w:val="14"/>
                <w:szCs w:val="14"/>
              </w:rPr>
            </w:pPr>
            <w:r w:rsidDel="00000000" w:rsidR="00000000" w:rsidRPr="00000000">
              <w:rPr>
                <w:rFonts w:ascii="Arial" w:cs="Arial" w:eastAsia="Arial" w:hAnsi="Arial"/>
                <w:sz w:val="14"/>
                <w:szCs w:val="14"/>
                <w:rtl w:val="0"/>
              </w:rPr>
              <w:t xml:space="preserve">2</w:t>
            </w:r>
          </w:p>
        </w:tc>
        <w:tc>
          <w:tcPr/>
          <w:p w:rsidR="00000000" w:rsidDel="00000000" w:rsidP="00000000" w:rsidRDefault="00000000" w:rsidRPr="00000000" w14:paraId="000003DE">
            <w:pPr>
              <w:rPr>
                <w:rFonts w:ascii="Arial" w:cs="Arial" w:eastAsia="Arial" w:hAnsi="Arial"/>
                <w:sz w:val="14"/>
                <w:szCs w:val="14"/>
              </w:rPr>
            </w:pPr>
            <w:r w:rsidDel="00000000" w:rsidR="00000000" w:rsidRPr="00000000">
              <w:rPr>
                <w:rFonts w:ascii="Arial" w:cs="Arial" w:eastAsia="Arial" w:hAnsi="Arial"/>
                <w:sz w:val="14"/>
                <w:szCs w:val="14"/>
                <w:rtl w:val="0"/>
              </w:rPr>
              <w:t xml:space="preserve">Alta Anhanguera</w:t>
            </w:r>
          </w:p>
        </w:tc>
        <w:tc>
          <w:tcPr/>
          <w:p w:rsidR="00000000" w:rsidDel="00000000" w:rsidP="00000000" w:rsidRDefault="00000000" w:rsidRPr="00000000" w14:paraId="000003D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3E0">
            <w:pPr>
              <w:rPr>
                <w:rFonts w:ascii="Arial" w:cs="Arial" w:eastAsia="Arial" w:hAnsi="Arial"/>
                <w:sz w:val="14"/>
                <w:szCs w:val="14"/>
              </w:rPr>
            </w:pPr>
            <w:r w:rsidDel="00000000" w:rsidR="00000000" w:rsidRPr="00000000">
              <w:rPr>
                <w:rFonts w:ascii="Arial" w:cs="Arial" w:eastAsia="Arial" w:hAnsi="Arial"/>
                <w:sz w:val="14"/>
                <w:szCs w:val="14"/>
                <w:rtl w:val="0"/>
              </w:rPr>
              <w:t xml:space="preserve">61.0</w:t>
            </w:r>
          </w:p>
        </w:tc>
        <w:tc>
          <w:tcPr/>
          <w:p w:rsidR="00000000" w:rsidDel="00000000" w:rsidP="00000000" w:rsidRDefault="00000000" w:rsidRPr="00000000" w14:paraId="000003E1">
            <w:pPr>
              <w:rPr>
                <w:rFonts w:ascii="Arial" w:cs="Arial" w:eastAsia="Arial" w:hAnsi="Arial"/>
                <w:sz w:val="14"/>
                <w:szCs w:val="14"/>
              </w:rPr>
            </w:pPr>
            <w:r w:rsidDel="00000000" w:rsidR="00000000" w:rsidRPr="00000000">
              <w:rPr>
                <w:rFonts w:ascii="Arial" w:cs="Arial" w:eastAsia="Arial" w:hAnsi="Arial"/>
                <w:sz w:val="14"/>
                <w:szCs w:val="14"/>
                <w:rtl w:val="0"/>
              </w:rPr>
              <w:t xml:space="preserve">90.4</w:t>
            </w:r>
          </w:p>
        </w:tc>
        <w:tc>
          <w:tcPr/>
          <w:p w:rsidR="00000000" w:rsidDel="00000000" w:rsidP="00000000" w:rsidRDefault="00000000" w:rsidRPr="00000000" w14:paraId="000003E2">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0.7</w:t>
            </w:r>
          </w:p>
        </w:tc>
        <w:tc>
          <w:tcPr/>
          <w:p w:rsidR="00000000" w:rsidDel="00000000" w:rsidP="00000000" w:rsidRDefault="00000000" w:rsidRPr="00000000" w14:paraId="000003E3">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E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E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3E6">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116" w:hRule="atLeast"/>
          <w:tblHeader w:val="0"/>
        </w:trPr>
        <w:tc>
          <w:tcPr/>
          <w:p w:rsidR="00000000" w:rsidDel="00000000" w:rsidP="00000000" w:rsidRDefault="00000000" w:rsidRPr="00000000" w14:paraId="000003E7">
            <w:pPr>
              <w:rPr>
                <w:rFonts w:ascii="Arial" w:cs="Arial" w:eastAsia="Arial" w:hAnsi="Arial"/>
                <w:sz w:val="14"/>
                <w:szCs w:val="14"/>
              </w:rPr>
            </w:pPr>
            <w:r w:rsidDel="00000000" w:rsidR="00000000" w:rsidRPr="00000000">
              <w:rPr>
                <w:rFonts w:ascii="Arial" w:cs="Arial" w:eastAsia="Arial" w:hAnsi="Arial"/>
                <w:sz w:val="14"/>
                <w:szCs w:val="14"/>
                <w:rtl w:val="0"/>
              </w:rPr>
              <w:t xml:space="preserve">3</w:t>
            </w:r>
          </w:p>
        </w:tc>
        <w:tc>
          <w:tcPr/>
          <w:p w:rsidR="00000000" w:rsidDel="00000000" w:rsidP="00000000" w:rsidRDefault="00000000" w:rsidRPr="00000000" w14:paraId="000003E8">
            <w:pPr>
              <w:rPr>
                <w:rFonts w:ascii="Arial" w:cs="Arial" w:eastAsia="Arial" w:hAnsi="Arial"/>
                <w:sz w:val="14"/>
                <w:szCs w:val="14"/>
              </w:rPr>
            </w:pPr>
            <w:r w:rsidDel="00000000" w:rsidR="00000000" w:rsidRPr="00000000">
              <w:rPr>
                <w:rFonts w:ascii="Arial" w:cs="Arial" w:eastAsia="Arial" w:hAnsi="Arial"/>
                <w:sz w:val="14"/>
                <w:szCs w:val="14"/>
                <w:rtl w:val="0"/>
              </w:rPr>
              <w:t xml:space="preserve">Alta Mogiana</w:t>
            </w:r>
          </w:p>
        </w:tc>
        <w:tc>
          <w:tcPr/>
          <w:p w:rsidR="00000000" w:rsidDel="00000000" w:rsidP="00000000" w:rsidRDefault="00000000" w:rsidRPr="00000000" w14:paraId="000003E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3EA">
            <w:pPr>
              <w:rPr>
                <w:rFonts w:ascii="Arial" w:cs="Arial" w:eastAsia="Arial" w:hAnsi="Arial"/>
                <w:sz w:val="14"/>
                <w:szCs w:val="14"/>
              </w:rPr>
            </w:pPr>
            <w:r w:rsidDel="00000000" w:rsidR="00000000" w:rsidRPr="00000000">
              <w:rPr>
                <w:rFonts w:ascii="Arial" w:cs="Arial" w:eastAsia="Arial" w:hAnsi="Arial"/>
                <w:sz w:val="14"/>
                <w:szCs w:val="14"/>
                <w:rtl w:val="0"/>
              </w:rPr>
              <w:t xml:space="preserve">76.5</w:t>
            </w:r>
          </w:p>
        </w:tc>
        <w:tc>
          <w:tcPr/>
          <w:p w:rsidR="00000000" w:rsidDel="00000000" w:rsidP="00000000" w:rsidRDefault="00000000" w:rsidRPr="00000000" w14:paraId="000003EB">
            <w:pPr>
              <w:rPr>
                <w:rFonts w:ascii="Arial" w:cs="Arial" w:eastAsia="Arial" w:hAnsi="Arial"/>
                <w:sz w:val="14"/>
                <w:szCs w:val="14"/>
              </w:rPr>
            </w:pPr>
            <w:r w:rsidDel="00000000" w:rsidR="00000000" w:rsidRPr="00000000">
              <w:rPr>
                <w:rFonts w:ascii="Arial" w:cs="Arial" w:eastAsia="Arial" w:hAnsi="Arial"/>
                <w:sz w:val="14"/>
                <w:szCs w:val="14"/>
                <w:rtl w:val="0"/>
              </w:rPr>
              <w:t xml:space="preserve">92.6</w:t>
            </w:r>
          </w:p>
        </w:tc>
        <w:tc>
          <w:tcPr/>
          <w:p w:rsidR="00000000" w:rsidDel="00000000" w:rsidP="00000000" w:rsidRDefault="00000000" w:rsidRPr="00000000" w14:paraId="000003E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0.6</w:t>
            </w:r>
          </w:p>
        </w:tc>
        <w:tc>
          <w:tcPr/>
          <w:p w:rsidR="00000000" w:rsidDel="00000000" w:rsidP="00000000" w:rsidRDefault="00000000" w:rsidRPr="00000000" w14:paraId="000003ED">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3E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E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3F0">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116" w:hRule="atLeast"/>
          <w:tblHeader w:val="0"/>
        </w:trPr>
        <w:tc>
          <w:tcPr/>
          <w:p w:rsidR="00000000" w:rsidDel="00000000" w:rsidP="00000000" w:rsidRDefault="00000000" w:rsidRPr="00000000" w14:paraId="000003F1">
            <w:pPr>
              <w:rPr>
                <w:rFonts w:ascii="Arial" w:cs="Arial" w:eastAsia="Arial" w:hAnsi="Arial"/>
                <w:sz w:val="14"/>
                <w:szCs w:val="14"/>
              </w:rPr>
            </w:pPr>
            <w:r w:rsidDel="00000000" w:rsidR="00000000" w:rsidRPr="00000000">
              <w:rPr>
                <w:rFonts w:ascii="Arial" w:cs="Arial" w:eastAsia="Arial" w:hAnsi="Arial"/>
                <w:sz w:val="14"/>
                <w:szCs w:val="14"/>
                <w:rtl w:val="0"/>
              </w:rPr>
              <w:t xml:space="preserve">4</w:t>
            </w:r>
          </w:p>
        </w:tc>
        <w:tc>
          <w:tcPr/>
          <w:p w:rsidR="00000000" w:rsidDel="00000000" w:rsidP="00000000" w:rsidRDefault="00000000" w:rsidRPr="00000000" w14:paraId="000003F2">
            <w:pPr>
              <w:rPr>
                <w:rFonts w:ascii="Arial" w:cs="Arial" w:eastAsia="Arial" w:hAnsi="Arial"/>
                <w:sz w:val="14"/>
                <w:szCs w:val="14"/>
              </w:rPr>
            </w:pPr>
            <w:r w:rsidDel="00000000" w:rsidR="00000000" w:rsidRPr="00000000">
              <w:rPr>
                <w:rFonts w:ascii="Arial" w:cs="Arial" w:eastAsia="Arial" w:hAnsi="Arial"/>
                <w:sz w:val="14"/>
                <w:szCs w:val="14"/>
                <w:rtl w:val="0"/>
              </w:rPr>
              <w:t xml:space="preserve">Alta Paulista</w:t>
            </w:r>
          </w:p>
        </w:tc>
        <w:tc>
          <w:tcPr/>
          <w:p w:rsidR="00000000" w:rsidDel="00000000" w:rsidP="00000000" w:rsidRDefault="00000000" w:rsidRPr="00000000" w14:paraId="000003F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3F4">
            <w:pPr>
              <w:rPr>
                <w:rFonts w:ascii="Arial" w:cs="Arial" w:eastAsia="Arial" w:hAnsi="Arial"/>
                <w:sz w:val="14"/>
                <w:szCs w:val="14"/>
              </w:rPr>
            </w:pPr>
            <w:r w:rsidDel="00000000" w:rsidR="00000000" w:rsidRPr="00000000">
              <w:rPr>
                <w:rFonts w:ascii="Arial" w:cs="Arial" w:eastAsia="Arial" w:hAnsi="Arial"/>
                <w:sz w:val="14"/>
                <w:szCs w:val="14"/>
                <w:rtl w:val="0"/>
              </w:rPr>
              <w:t xml:space="preserve">55.9</w:t>
            </w:r>
          </w:p>
        </w:tc>
        <w:tc>
          <w:tcPr/>
          <w:p w:rsidR="00000000" w:rsidDel="00000000" w:rsidP="00000000" w:rsidRDefault="00000000" w:rsidRPr="00000000" w14:paraId="000003F5">
            <w:pPr>
              <w:rPr>
                <w:rFonts w:ascii="Arial" w:cs="Arial" w:eastAsia="Arial" w:hAnsi="Arial"/>
                <w:sz w:val="14"/>
                <w:szCs w:val="14"/>
              </w:rPr>
            </w:pPr>
            <w:r w:rsidDel="00000000" w:rsidR="00000000" w:rsidRPr="00000000">
              <w:rPr>
                <w:rFonts w:ascii="Arial" w:cs="Arial" w:eastAsia="Arial" w:hAnsi="Arial"/>
                <w:sz w:val="14"/>
                <w:szCs w:val="14"/>
                <w:rtl w:val="0"/>
              </w:rPr>
              <w:t xml:space="preserve">89.7</w:t>
            </w:r>
          </w:p>
        </w:tc>
        <w:tc>
          <w:tcPr/>
          <w:p w:rsidR="00000000" w:rsidDel="00000000" w:rsidP="00000000" w:rsidRDefault="00000000" w:rsidRPr="00000000" w14:paraId="000003F6">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3F7">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3F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3F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3FA">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100" w:hRule="atLeast"/>
          <w:tblHeader w:val="0"/>
        </w:trPr>
        <w:tc>
          <w:tcPr/>
          <w:p w:rsidR="00000000" w:rsidDel="00000000" w:rsidP="00000000" w:rsidRDefault="00000000" w:rsidRPr="00000000" w14:paraId="000003FB">
            <w:pPr>
              <w:rPr>
                <w:rFonts w:ascii="Arial" w:cs="Arial" w:eastAsia="Arial" w:hAnsi="Arial"/>
                <w:sz w:val="14"/>
                <w:szCs w:val="14"/>
              </w:rPr>
            </w:pPr>
            <w:r w:rsidDel="00000000" w:rsidR="00000000" w:rsidRPr="00000000">
              <w:rPr>
                <w:rFonts w:ascii="Arial" w:cs="Arial" w:eastAsia="Arial" w:hAnsi="Arial"/>
                <w:sz w:val="14"/>
                <w:szCs w:val="14"/>
                <w:rtl w:val="0"/>
              </w:rPr>
              <w:t xml:space="preserve">5</w:t>
            </w:r>
          </w:p>
        </w:tc>
        <w:tc>
          <w:tcPr/>
          <w:p w:rsidR="00000000" w:rsidDel="00000000" w:rsidP="00000000" w:rsidRDefault="00000000" w:rsidRPr="00000000" w14:paraId="000003FC">
            <w:pPr>
              <w:rPr>
                <w:rFonts w:ascii="Arial" w:cs="Arial" w:eastAsia="Arial" w:hAnsi="Arial"/>
                <w:sz w:val="14"/>
                <w:szCs w:val="14"/>
              </w:rPr>
            </w:pPr>
            <w:r w:rsidDel="00000000" w:rsidR="00000000" w:rsidRPr="00000000">
              <w:rPr>
                <w:rFonts w:ascii="Arial" w:cs="Arial" w:eastAsia="Arial" w:hAnsi="Arial"/>
                <w:sz w:val="14"/>
                <w:szCs w:val="14"/>
                <w:rtl w:val="0"/>
              </w:rPr>
              <w:t xml:space="preserve">Alta Sorocabana</w:t>
            </w:r>
          </w:p>
        </w:tc>
        <w:tc>
          <w:tcPr/>
          <w:p w:rsidR="00000000" w:rsidDel="00000000" w:rsidP="00000000" w:rsidRDefault="00000000" w:rsidRPr="00000000" w14:paraId="000003F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3FE">
            <w:pPr>
              <w:rPr>
                <w:rFonts w:ascii="Arial" w:cs="Arial" w:eastAsia="Arial" w:hAnsi="Arial"/>
                <w:sz w:val="14"/>
                <w:szCs w:val="14"/>
              </w:rPr>
            </w:pPr>
            <w:r w:rsidDel="00000000" w:rsidR="00000000" w:rsidRPr="00000000">
              <w:rPr>
                <w:rFonts w:ascii="Arial" w:cs="Arial" w:eastAsia="Arial" w:hAnsi="Arial"/>
                <w:sz w:val="14"/>
                <w:szCs w:val="14"/>
                <w:rtl w:val="0"/>
              </w:rPr>
              <w:t xml:space="preserve">43.4</w:t>
            </w:r>
          </w:p>
        </w:tc>
        <w:tc>
          <w:tcPr/>
          <w:p w:rsidR="00000000" w:rsidDel="00000000" w:rsidP="00000000" w:rsidRDefault="00000000" w:rsidRPr="00000000" w14:paraId="000003FF">
            <w:pPr>
              <w:rPr>
                <w:rFonts w:ascii="Arial" w:cs="Arial" w:eastAsia="Arial" w:hAnsi="Arial"/>
                <w:sz w:val="14"/>
                <w:szCs w:val="14"/>
              </w:rPr>
            </w:pPr>
            <w:r w:rsidDel="00000000" w:rsidR="00000000" w:rsidRPr="00000000">
              <w:rPr>
                <w:rFonts w:ascii="Arial" w:cs="Arial" w:eastAsia="Arial" w:hAnsi="Arial"/>
                <w:sz w:val="14"/>
                <w:szCs w:val="14"/>
                <w:rtl w:val="0"/>
              </w:rPr>
              <w:t xml:space="preserve">87.5</w:t>
            </w:r>
          </w:p>
        </w:tc>
        <w:tc>
          <w:tcPr/>
          <w:p w:rsidR="00000000" w:rsidDel="00000000" w:rsidP="00000000" w:rsidRDefault="00000000" w:rsidRPr="00000000" w14:paraId="00000400">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01">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02">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0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04">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16" w:hRule="atLeast"/>
          <w:tblHeader w:val="0"/>
        </w:trPr>
        <w:tc>
          <w:tcPr/>
          <w:p w:rsidR="00000000" w:rsidDel="00000000" w:rsidP="00000000" w:rsidRDefault="00000000" w:rsidRPr="00000000" w14:paraId="00000405">
            <w:pPr>
              <w:rPr>
                <w:rFonts w:ascii="Arial" w:cs="Arial" w:eastAsia="Arial" w:hAnsi="Arial"/>
                <w:sz w:val="14"/>
                <w:szCs w:val="14"/>
              </w:rPr>
            </w:pPr>
            <w:r w:rsidDel="00000000" w:rsidR="00000000" w:rsidRPr="00000000">
              <w:rPr>
                <w:rFonts w:ascii="Arial" w:cs="Arial" w:eastAsia="Arial" w:hAnsi="Arial"/>
                <w:sz w:val="14"/>
                <w:szCs w:val="14"/>
                <w:rtl w:val="0"/>
              </w:rPr>
              <w:t xml:space="preserve">6</w:t>
            </w:r>
          </w:p>
        </w:tc>
        <w:tc>
          <w:tcPr/>
          <w:p w:rsidR="00000000" w:rsidDel="00000000" w:rsidP="00000000" w:rsidRDefault="00000000" w:rsidRPr="00000000" w14:paraId="00000406">
            <w:pPr>
              <w:rPr>
                <w:rFonts w:ascii="Arial" w:cs="Arial" w:eastAsia="Arial" w:hAnsi="Arial"/>
                <w:sz w:val="14"/>
                <w:szCs w:val="14"/>
              </w:rPr>
            </w:pPr>
            <w:r w:rsidDel="00000000" w:rsidR="00000000" w:rsidRPr="00000000">
              <w:rPr>
                <w:rFonts w:ascii="Arial" w:cs="Arial" w:eastAsia="Arial" w:hAnsi="Arial"/>
                <w:sz w:val="14"/>
                <w:szCs w:val="14"/>
                <w:rtl w:val="0"/>
              </w:rPr>
              <w:t xml:space="preserve">Alto Capivari</w:t>
            </w:r>
          </w:p>
        </w:tc>
        <w:tc>
          <w:tcPr/>
          <w:p w:rsidR="00000000" w:rsidDel="00000000" w:rsidP="00000000" w:rsidRDefault="00000000" w:rsidRPr="00000000" w14:paraId="0000040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08">
            <w:pPr>
              <w:rPr>
                <w:rFonts w:ascii="Arial" w:cs="Arial" w:eastAsia="Arial" w:hAnsi="Arial"/>
                <w:sz w:val="14"/>
                <w:szCs w:val="14"/>
              </w:rPr>
            </w:pPr>
            <w:r w:rsidDel="00000000" w:rsidR="00000000" w:rsidRPr="00000000">
              <w:rPr>
                <w:rFonts w:ascii="Arial" w:cs="Arial" w:eastAsia="Arial" w:hAnsi="Arial"/>
                <w:sz w:val="14"/>
                <w:szCs w:val="14"/>
                <w:rtl w:val="0"/>
              </w:rPr>
              <w:t xml:space="preserve">67.6</w:t>
            </w:r>
          </w:p>
        </w:tc>
        <w:tc>
          <w:tcPr/>
          <w:p w:rsidR="00000000" w:rsidDel="00000000" w:rsidP="00000000" w:rsidRDefault="00000000" w:rsidRPr="00000000" w14:paraId="00000409">
            <w:pPr>
              <w:rPr>
                <w:rFonts w:ascii="Arial" w:cs="Arial" w:eastAsia="Arial" w:hAnsi="Arial"/>
                <w:sz w:val="14"/>
                <w:szCs w:val="14"/>
              </w:rPr>
            </w:pPr>
            <w:r w:rsidDel="00000000" w:rsidR="00000000" w:rsidRPr="00000000">
              <w:rPr>
                <w:rFonts w:ascii="Arial" w:cs="Arial" w:eastAsia="Arial" w:hAnsi="Arial"/>
                <w:sz w:val="14"/>
                <w:szCs w:val="14"/>
                <w:rtl w:val="0"/>
              </w:rPr>
              <w:t xml:space="preserve">88.2</w:t>
            </w:r>
          </w:p>
        </w:tc>
        <w:tc>
          <w:tcPr/>
          <w:p w:rsidR="00000000" w:rsidDel="00000000" w:rsidP="00000000" w:rsidRDefault="00000000" w:rsidRPr="00000000" w14:paraId="0000040A">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0B">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0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0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0E">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116" w:hRule="atLeast"/>
          <w:tblHeader w:val="0"/>
        </w:trPr>
        <w:tc>
          <w:tcPr/>
          <w:p w:rsidR="00000000" w:rsidDel="00000000" w:rsidP="00000000" w:rsidRDefault="00000000" w:rsidRPr="00000000" w14:paraId="0000040F">
            <w:pPr>
              <w:rPr>
                <w:rFonts w:ascii="Arial" w:cs="Arial" w:eastAsia="Arial" w:hAnsi="Arial"/>
                <w:sz w:val="14"/>
                <w:szCs w:val="14"/>
              </w:rPr>
            </w:pPr>
            <w:r w:rsidDel="00000000" w:rsidR="00000000" w:rsidRPr="00000000">
              <w:rPr>
                <w:rFonts w:ascii="Arial" w:cs="Arial" w:eastAsia="Arial" w:hAnsi="Arial"/>
                <w:sz w:val="14"/>
                <w:szCs w:val="14"/>
                <w:rtl w:val="0"/>
              </w:rPr>
              <w:t xml:space="preserve">7</w:t>
            </w:r>
          </w:p>
        </w:tc>
        <w:tc>
          <w:tcPr/>
          <w:p w:rsidR="00000000" w:rsidDel="00000000" w:rsidP="00000000" w:rsidRDefault="00000000" w:rsidRPr="00000000" w14:paraId="00000410">
            <w:pPr>
              <w:rPr>
                <w:rFonts w:ascii="Arial" w:cs="Arial" w:eastAsia="Arial" w:hAnsi="Arial"/>
                <w:sz w:val="14"/>
                <w:szCs w:val="14"/>
              </w:rPr>
            </w:pPr>
            <w:r w:rsidDel="00000000" w:rsidR="00000000" w:rsidRPr="00000000">
              <w:rPr>
                <w:rFonts w:ascii="Arial" w:cs="Arial" w:eastAsia="Arial" w:hAnsi="Arial"/>
                <w:sz w:val="14"/>
                <w:szCs w:val="14"/>
                <w:rtl w:val="0"/>
              </w:rPr>
              <w:t xml:space="preserve">Alto Do Tietê</w:t>
            </w:r>
          </w:p>
        </w:tc>
        <w:tc>
          <w:tcPr/>
          <w:p w:rsidR="00000000" w:rsidDel="00000000" w:rsidP="00000000" w:rsidRDefault="00000000" w:rsidRPr="00000000" w14:paraId="0000041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12">
            <w:pPr>
              <w:rPr>
                <w:rFonts w:ascii="Arial" w:cs="Arial" w:eastAsia="Arial" w:hAnsi="Arial"/>
                <w:sz w:val="14"/>
                <w:szCs w:val="14"/>
              </w:rPr>
            </w:pPr>
            <w:r w:rsidDel="00000000" w:rsidR="00000000" w:rsidRPr="00000000">
              <w:rPr>
                <w:rFonts w:ascii="Arial" w:cs="Arial" w:eastAsia="Arial" w:hAnsi="Arial"/>
                <w:sz w:val="14"/>
                <w:szCs w:val="14"/>
                <w:rtl w:val="0"/>
              </w:rPr>
              <w:t xml:space="preserve">14.0</w:t>
            </w:r>
          </w:p>
        </w:tc>
        <w:tc>
          <w:tcPr/>
          <w:p w:rsidR="00000000" w:rsidDel="00000000" w:rsidP="00000000" w:rsidRDefault="00000000" w:rsidRPr="00000000" w14:paraId="00000413">
            <w:pPr>
              <w:rPr>
                <w:rFonts w:ascii="Arial" w:cs="Arial" w:eastAsia="Arial" w:hAnsi="Arial"/>
                <w:sz w:val="14"/>
                <w:szCs w:val="14"/>
              </w:rPr>
            </w:pPr>
            <w:r w:rsidDel="00000000" w:rsidR="00000000" w:rsidRPr="00000000">
              <w:rPr>
                <w:rFonts w:ascii="Arial" w:cs="Arial" w:eastAsia="Arial" w:hAnsi="Arial"/>
                <w:sz w:val="14"/>
                <w:szCs w:val="14"/>
                <w:rtl w:val="0"/>
              </w:rPr>
              <w:t xml:space="preserve">47.8</w:t>
            </w:r>
          </w:p>
        </w:tc>
        <w:tc>
          <w:tcPr/>
          <w:p w:rsidR="00000000" w:rsidDel="00000000" w:rsidP="00000000" w:rsidRDefault="00000000" w:rsidRPr="00000000" w14:paraId="00000414">
            <w:pPr>
              <w:rPr>
                <w:rFonts w:ascii="Arial" w:cs="Arial" w:eastAsia="Arial" w:hAnsi="Arial"/>
                <w:sz w:val="14"/>
                <w:szCs w:val="14"/>
              </w:rPr>
            </w:pPr>
            <w:r w:rsidDel="00000000" w:rsidR="00000000" w:rsidRPr="00000000">
              <w:rPr>
                <w:rFonts w:ascii="Arial" w:cs="Arial" w:eastAsia="Arial" w:hAnsi="Arial"/>
                <w:sz w:val="14"/>
                <w:szCs w:val="14"/>
                <w:rtl w:val="0"/>
              </w:rPr>
              <w:t xml:space="preserve">18.4</w:t>
            </w:r>
          </w:p>
        </w:tc>
        <w:tc>
          <w:tcPr/>
          <w:p w:rsidR="00000000" w:rsidDel="00000000" w:rsidP="00000000" w:rsidRDefault="00000000" w:rsidRPr="00000000" w14:paraId="00000415">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416">
            <w:pPr>
              <w:rPr>
                <w:rFonts w:ascii="Arial" w:cs="Arial" w:eastAsia="Arial" w:hAnsi="Arial"/>
                <w:sz w:val="14"/>
                <w:szCs w:val="14"/>
              </w:rPr>
            </w:pPr>
            <w:r w:rsidDel="00000000" w:rsidR="00000000" w:rsidRPr="00000000">
              <w:rPr>
                <w:rFonts w:ascii="Arial" w:cs="Arial" w:eastAsia="Arial" w:hAnsi="Arial"/>
                <w:sz w:val="14"/>
                <w:szCs w:val="14"/>
                <w:rtl w:val="0"/>
              </w:rPr>
              <w:t xml:space="preserve">15.5</w:t>
            </w:r>
          </w:p>
        </w:tc>
        <w:tc>
          <w:tcPr/>
          <w:p w:rsidR="00000000" w:rsidDel="00000000" w:rsidP="00000000" w:rsidRDefault="00000000" w:rsidRPr="00000000" w14:paraId="0000041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18">
            <w:pPr>
              <w:rPr>
                <w:rFonts w:ascii="Arial" w:cs="Arial" w:eastAsia="Arial" w:hAnsi="Arial"/>
                <w:sz w:val="14"/>
                <w:szCs w:val="14"/>
              </w:rPr>
            </w:pPr>
            <w:r w:rsidDel="00000000" w:rsidR="00000000" w:rsidRPr="00000000">
              <w:rPr>
                <w:rFonts w:ascii="Arial" w:cs="Arial" w:eastAsia="Arial" w:hAnsi="Arial"/>
                <w:sz w:val="14"/>
                <w:szCs w:val="14"/>
                <w:rtl w:val="0"/>
              </w:rPr>
              <w:t xml:space="preserve">26.5</w:t>
            </w:r>
          </w:p>
        </w:tc>
      </w:tr>
      <w:tr>
        <w:trPr>
          <w:cantSplit w:val="0"/>
          <w:trHeight w:val="66" w:hRule="atLeast"/>
          <w:tblHeader w:val="0"/>
        </w:trPr>
        <w:tc>
          <w:tcPr/>
          <w:p w:rsidR="00000000" w:rsidDel="00000000" w:rsidP="00000000" w:rsidRDefault="00000000" w:rsidRPr="00000000" w14:paraId="00000419">
            <w:pPr>
              <w:rPr>
                <w:rFonts w:ascii="Arial" w:cs="Arial" w:eastAsia="Arial" w:hAnsi="Arial"/>
                <w:sz w:val="14"/>
                <w:szCs w:val="14"/>
              </w:rPr>
            </w:pPr>
            <w:r w:rsidDel="00000000" w:rsidR="00000000" w:rsidRPr="00000000">
              <w:rPr>
                <w:rFonts w:ascii="Arial" w:cs="Arial" w:eastAsia="Arial" w:hAnsi="Arial"/>
                <w:sz w:val="14"/>
                <w:szCs w:val="14"/>
                <w:rtl w:val="0"/>
              </w:rPr>
              <w:t xml:space="preserve">8</w:t>
            </w:r>
          </w:p>
        </w:tc>
        <w:tc>
          <w:tcPr/>
          <w:p w:rsidR="00000000" w:rsidDel="00000000" w:rsidP="00000000" w:rsidRDefault="00000000" w:rsidRPr="00000000" w14:paraId="0000041A">
            <w:pPr>
              <w:rPr>
                <w:rFonts w:ascii="Arial" w:cs="Arial" w:eastAsia="Arial" w:hAnsi="Arial"/>
                <w:sz w:val="14"/>
                <w:szCs w:val="14"/>
              </w:rPr>
            </w:pPr>
            <w:r w:rsidDel="00000000" w:rsidR="00000000" w:rsidRPr="00000000">
              <w:rPr>
                <w:rFonts w:ascii="Arial" w:cs="Arial" w:eastAsia="Arial" w:hAnsi="Arial"/>
                <w:sz w:val="14"/>
                <w:szCs w:val="14"/>
                <w:rtl w:val="0"/>
              </w:rPr>
              <w:t xml:space="preserve">Alto Vale Do Paraíba</w:t>
            </w:r>
          </w:p>
        </w:tc>
        <w:tc>
          <w:tcPr/>
          <w:p w:rsidR="00000000" w:rsidDel="00000000" w:rsidP="00000000" w:rsidRDefault="00000000" w:rsidRPr="00000000" w14:paraId="0000041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1C">
            <w:pPr>
              <w:rPr>
                <w:rFonts w:ascii="Arial" w:cs="Arial" w:eastAsia="Arial" w:hAnsi="Arial"/>
                <w:sz w:val="14"/>
                <w:szCs w:val="14"/>
              </w:rPr>
            </w:pPr>
            <w:r w:rsidDel="00000000" w:rsidR="00000000" w:rsidRPr="00000000">
              <w:rPr>
                <w:rFonts w:ascii="Arial" w:cs="Arial" w:eastAsia="Arial" w:hAnsi="Arial"/>
                <w:sz w:val="14"/>
                <w:szCs w:val="14"/>
                <w:rtl w:val="0"/>
              </w:rPr>
              <w:t xml:space="preserve">16.2</w:t>
            </w:r>
          </w:p>
        </w:tc>
        <w:tc>
          <w:tcPr/>
          <w:p w:rsidR="00000000" w:rsidDel="00000000" w:rsidP="00000000" w:rsidRDefault="00000000" w:rsidRPr="00000000" w14:paraId="0000041D">
            <w:pPr>
              <w:rPr>
                <w:rFonts w:ascii="Arial" w:cs="Arial" w:eastAsia="Arial" w:hAnsi="Arial"/>
                <w:sz w:val="14"/>
                <w:szCs w:val="14"/>
              </w:rPr>
            </w:pPr>
            <w:r w:rsidDel="00000000" w:rsidR="00000000" w:rsidRPr="00000000">
              <w:rPr>
                <w:rFonts w:ascii="Arial" w:cs="Arial" w:eastAsia="Arial" w:hAnsi="Arial"/>
                <w:sz w:val="14"/>
                <w:szCs w:val="14"/>
                <w:rtl w:val="0"/>
              </w:rPr>
              <w:t xml:space="preserve">65.4</w:t>
            </w:r>
          </w:p>
        </w:tc>
        <w:tc>
          <w:tcPr/>
          <w:p w:rsidR="00000000" w:rsidDel="00000000" w:rsidP="00000000" w:rsidRDefault="00000000" w:rsidRPr="00000000" w14:paraId="0000041E">
            <w:pPr>
              <w:rPr>
                <w:rFonts w:ascii="Arial" w:cs="Arial" w:eastAsia="Arial" w:hAnsi="Arial"/>
                <w:sz w:val="14"/>
                <w:szCs w:val="14"/>
              </w:rPr>
            </w:pPr>
            <w:r w:rsidDel="00000000" w:rsidR="00000000" w:rsidRPr="00000000">
              <w:rPr>
                <w:rFonts w:ascii="Arial" w:cs="Arial" w:eastAsia="Arial" w:hAnsi="Arial"/>
                <w:sz w:val="14"/>
                <w:szCs w:val="14"/>
                <w:rtl w:val="0"/>
              </w:rPr>
              <w:t xml:space="preserve">6.6</w:t>
            </w:r>
          </w:p>
        </w:tc>
        <w:tc>
          <w:tcPr/>
          <w:p w:rsidR="00000000" w:rsidDel="00000000" w:rsidP="00000000" w:rsidRDefault="00000000" w:rsidRPr="00000000" w14:paraId="0000041F">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420">
            <w:pPr>
              <w:rPr>
                <w:rFonts w:ascii="Arial" w:cs="Arial" w:eastAsia="Arial" w:hAnsi="Arial"/>
                <w:sz w:val="14"/>
                <w:szCs w:val="14"/>
              </w:rPr>
            </w:pPr>
            <w:r w:rsidDel="00000000" w:rsidR="00000000" w:rsidRPr="00000000">
              <w:rPr>
                <w:rFonts w:ascii="Arial" w:cs="Arial" w:eastAsia="Arial" w:hAnsi="Arial"/>
                <w:sz w:val="14"/>
                <w:szCs w:val="14"/>
                <w:rtl w:val="0"/>
              </w:rPr>
              <w:t xml:space="preserve">4.8</w:t>
            </w:r>
          </w:p>
        </w:tc>
        <w:tc>
          <w:tcPr/>
          <w:p w:rsidR="00000000" w:rsidDel="00000000" w:rsidP="00000000" w:rsidRDefault="00000000" w:rsidRPr="00000000" w14:paraId="0000042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22">
            <w:pPr>
              <w:rPr>
                <w:rFonts w:ascii="Arial" w:cs="Arial" w:eastAsia="Arial" w:hAnsi="Arial"/>
                <w:sz w:val="14"/>
                <w:szCs w:val="14"/>
              </w:rPr>
            </w:pPr>
            <w:r w:rsidDel="00000000" w:rsidR="00000000" w:rsidRPr="00000000">
              <w:rPr>
                <w:rFonts w:ascii="Arial" w:cs="Arial" w:eastAsia="Arial" w:hAnsi="Arial"/>
                <w:sz w:val="14"/>
                <w:szCs w:val="14"/>
                <w:rtl w:val="0"/>
              </w:rPr>
              <w:t xml:space="preserve">10.0</w:t>
            </w:r>
          </w:p>
        </w:tc>
      </w:tr>
      <w:tr>
        <w:trPr>
          <w:cantSplit w:val="0"/>
          <w:trHeight w:val="166" w:hRule="atLeast"/>
          <w:tblHeader w:val="0"/>
        </w:trPr>
        <w:tc>
          <w:tcPr/>
          <w:p w:rsidR="00000000" w:rsidDel="00000000" w:rsidP="00000000" w:rsidRDefault="00000000" w:rsidRPr="00000000" w14:paraId="00000423">
            <w:pPr>
              <w:rPr>
                <w:rFonts w:ascii="Arial" w:cs="Arial" w:eastAsia="Arial" w:hAnsi="Arial"/>
                <w:sz w:val="14"/>
                <w:szCs w:val="14"/>
              </w:rPr>
            </w:pPr>
            <w:r w:rsidDel="00000000" w:rsidR="00000000" w:rsidRPr="00000000">
              <w:rPr>
                <w:rFonts w:ascii="Arial" w:cs="Arial" w:eastAsia="Arial" w:hAnsi="Arial"/>
                <w:sz w:val="14"/>
                <w:szCs w:val="14"/>
                <w:rtl w:val="0"/>
              </w:rPr>
              <w:t xml:space="preserve">9</w:t>
            </w:r>
          </w:p>
        </w:tc>
        <w:tc>
          <w:tcPr/>
          <w:p w:rsidR="00000000" w:rsidDel="00000000" w:rsidP="00000000" w:rsidRDefault="00000000" w:rsidRPr="00000000" w14:paraId="00000424">
            <w:pPr>
              <w:rPr>
                <w:rFonts w:ascii="Arial" w:cs="Arial" w:eastAsia="Arial" w:hAnsi="Arial"/>
                <w:sz w:val="14"/>
                <w:szCs w:val="14"/>
              </w:rPr>
            </w:pPr>
            <w:r w:rsidDel="00000000" w:rsidR="00000000" w:rsidRPr="00000000">
              <w:rPr>
                <w:rFonts w:ascii="Arial" w:cs="Arial" w:eastAsia="Arial" w:hAnsi="Arial"/>
                <w:sz w:val="14"/>
                <w:szCs w:val="14"/>
                <w:rtl w:val="0"/>
              </w:rPr>
              <w:t xml:space="preserve">Aquífero Guarani</w:t>
            </w:r>
          </w:p>
        </w:tc>
        <w:tc>
          <w:tcPr/>
          <w:p w:rsidR="00000000" w:rsidDel="00000000" w:rsidP="00000000" w:rsidRDefault="00000000" w:rsidRPr="00000000" w14:paraId="0000042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26">
            <w:pPr>
              <w:rPr>
                <w:rFonts w:ascii="Arial" w:cs="Arial" w:eastAsia="Arial" w:hAnsi="Arial"/>
                <w:sz w:val="14"/>
                <w:szCs w:val="14"/>
              </w:rPr>
            </w:pPr>
            <w:r w:rsidDel="00000000" w:rsidR="00000000" w:rsidRPr="00000000">
              <w:rPr>
                <w:rFonts w:ascii="Arial" w:cs="Arial" w:eastAsia="Arial" w:hAnsi="Arial"/>
                <w:sz w:val="14"/>
                <w:szCs w:val="14"/>
                <w:rtl w:val="0"/>
              </w:rPr>
              <w:t xml:space="preserve">15.4</w:t>
            </w:r>
          </w:p>
        </w:tc>
        <w:tc>
          <w:tcPr/>
          <w:p w:rsidR="00000000" w:rsidDel="00000000" w:rsidP="00000000" w:rsidRDefault="00000000" w:rsidRPr="00000000" w14:paraId="00000427">
            <w:pPr>
              <w:rPr>
                <w:rFonts w:ascii="Arial" w:cs="Arial" w:eastAsia="Arial" w:hAnsi="Arial"/>
                <w:sz w:val="14"/>
                <w:szCs w:val="14"/>
              </w:rPr>
            </w:pPr>
            <w:r w:rsidDel="00000000" w:rsidR="00000000" w:rsidRPr="00000000">
              <w:rPr>
                <w:rFonts w:ascii="Arial" w:cs="Arial" w:eastAsia="Arial" w:hAnsi="Arial"/>
                <w:sz w:val="14"/>
                <w:szCs w:val="14"/>
                <w:rtl w:val="0"/>
              </w:rPr>
              <w:t xml:space="preserve">52.2</w:t>
            </w:r>
          </w:p>
        </w:tc>
        <w:tc>
          <w:tcPr/>
          <w:p w:rsidR="00000000" w:rsidDel="00000000" w:rsidP="00000000" w:rsidRDefault="00000000" w:rsidRPr="00000000" w14:paraId="00000428">
            <w:pPr>
              <w:rPr>
                <w:rFonts w:ascii="Arial" w:cs="Arial" w:eastAsia="Arial" w:hAnsi="Arial"/>
                <w:sz w:val="14"/>
                <w:szCs w:val="14"/>
              </w:rPr>
            </w:pPr>
            <w:r w:rsidDel="00000000" w:rsidR="00000000" w:rsidRPr="00000000">
              <w:rPr>
                <w:rFonts w:ascii="Arial" w:cs="Arial" w:eastAsia="Arial" w:hAnsi="Arial"/>
                <w:sz w:val="14"/>
                <w:szCs w:val="14"/>
                <w:rtl w:val="0"/>
              </w:rPr>
              <w:t xml:space="preserve">8.8</w:t>
            </w:r>
          </w:p>
        </w:tc>
        <w:tc>
          <w:tcPr/>
          <w:p w:rsidR="00000000" w:rsidDel="00000000" w:rsidP="00000000" w:rsidRDefault="00000000" w:rsidRPr="00000000" w14:paraId="00000429">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42A">
            <w:pPr>
              <w:rPr>
                <w:rFonts w:ascii="Arial" w:cs="Arial" w:eastAsia="Arial" w:hAnsi="Arial"/>
                <w:sz w:val="14"/>
                <w:szCs w:val="14"/>
              </w:rPr>
            </w:pPr>
            <w:r w:rsidDel="00000000" w:rsidR="00000000" w:rsidRPr="00000000">
              <w:rPr>
                <w:rFonts w:ascii="Arial" w:cs="Arial" w:eastAsia="Arial" w:hAnsi="Arial"/>
                <w:sz w:val="14"/>
                <w:szCs w:val="14"/>
                <w:rtl w:val="0"/>
              </w:rPr>
              <w:t xml:space="preserve">6.3</w:t>
            </w:r>
          </w:p>
        </w:tc>
        <w:tc>
          <w:tcPr/>
          <w:p w:rsidR="00000000" w:rsidDel="00000000" w:rsidP="00000000" w:rsidRDefault="00000000" w:rsidRPr="00000000" w14:paraId="0000042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2C">
            <w:pPr>
              <w:rPr>
                <w:rFonts w:ascii="Arial" w:cs="Arial" w:eastAsia="Arial" w:hAnsi="Arial"/>
                <w:sz w:val="14"/>
                <w:szCs w:val="14"/>
              </w:rPr>
            </w:pPr>
            <w:r w:rsidDel="00000000" w:rsidR="00000000" w:rsidRPr="00000000">
              <w:rPr>
                <w:rFonts w:ascii="Arial" w:cs="Arial" w:eastAsia="Arial" w:hAnsi="Arial"/>
                <w:sz w:val="14"/>
                <w:szCs w:val="14"/>
                <w:rtl w:val="0"/>
              </w:rPr>
              <w:t xml:space="preserve">12.5</w:t>
            </w:r>
          </w:p>
        </w:tc>
      </w:tr>
      <w:tr>
        <w:trPr>
          <w:cantSplit w:val="0"/>
          <w:trHeight w:val="116" w:hRule="atLeast"/>
          <w:tblHeader w:val="0"/>
        </w:trPr>
        <w:tc>
          <w:tcPr/>
          <w:p w:rsidR="00000000" w:rsidDel="00000000" w:rsidP="00000000" w:rsidRDefault="00000000" w:rsidRPr="00000000" w14:paraId="0000042D">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42E">
            <w:pPr>
              <w:rPr>
                <w:rFonts w:ascii="Arial" w:cs="Arial" w:eastAsia="Arial" w:hAnsi="Arial"/>
                <w:sz w:val="14"/>
                <w:szCs w:val="14"/>
              </w:rPr>
            </w:pPr>
            <w:r w:rsidDel="00000000" w:rsidR="00000000" w:rsidRPr="00000000">
              <w:rPr>
                <w:rFonts w:ascii="Arial" w:cs="Arial" w:eastAsia="Arial" w:hAnsi="Arial"/>
                <w:sz w:val="14"/>
                <w:szCs w:val="14"/>
                <w:rtl w:val="0"/>
              </w:rPr>
              <w:t xml:space="preserve">Araras</w:t>
            </w:r>
          </w:p>
        </w:tc>
        <w:tc>
          <w:tcPr/>
          <w:p w:rsidR="00000000" w:rsidDel="00000000" w:rsidP="00000000" w:rsidRDefault="00000000" w:rsidRPr="00000000" w14:paraId="0000042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30">
            <w:pPr>
              <w:rPr>
                <w:rFonts w:ascii="Arial" w:cs="Arial" w:eastAsia="Arial" w:hAnsi="Arial"/>
                <w:sz w:val="14"/>
                <w:szCs w:val="14"/>
              </w:rPr>
            </w:pPr>
            <w:r w:rsidDel="00000000" w:rsidR="00000000" w:rsidRPr="00000000">
              <w:rPr>
                <w:rFonts w:ascii="Arial" w:cs="Arial" w:eastAsia="Arial" w:hAnsi="Arial"/>
                <w:sz w:val="14"/>
                <w:szCs w:val="14"/>
                <w:rtl w:val="0"/>
              </w:rPr>
              <w:t xml:space="preserve">46.3</w:t>
            </w:r>
          </w:p>
        </w:tc>
        <w:tc>
          <w:tcPr/>
          <w:p w:rsidR="00000000" w:rsidDel="00000000" w:rsidP="00000000" w:rsidRDefault="00000000" w:rsidRPr="00000000" w14:paraId="00000431">
            <w:pPr>
              <w:rPr>
                <w:rFonts w:ascii="Arial" w:cs="Arial" w:eastAsia="Arial" w:hAnsi="Arial"/>
                <w:sz w:val="14"/>
                <w:szCs w:val="14"/>
              </w:rPr>
            </w:pPr>
            <w:r w:rsidDel="00000000" w:rsidR="00000000" w:rsidRPr="00000000">
              <w:rPr>
                <w:rFonts w:ascii="Arial" w:cs="Arial" w:eastAsia="Arial" w:hAnsi="Arial"/>
                <w:sz w:val="14"/>
                <w:szCs w:val="14"/>
                <w:rtl w:val="0"/>
              </w:rPr>
              <w:t xml:space="preserve">89.0</w:t>
            </w:r>
          </w:p>
        </w:tc>
        <w:tc>
          <w:tcPr/>
          <w:p w:rsidR="00000000" w:rsidDel="00000000" w:rsidP="00000000" w:rsidRDefault="00000000" w:rsidRPr="00000000" w14:paraId="00000432">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33">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34">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3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36">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16" w:hRule="atLeast"/>
          <w:tblHeader w:val="0"/>
        </w:trPr>
        <w:tc>
          <w:tcPr/>
          <w:p w:rsidR="00000000" w:rsidDel="00000000" w:rsidP="00000000" w:rsidRDefault="00000000" w:rsidRPr="00000000" w14:paraId="00000437">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438">
            <w:pPr>
              <w:rPr>
                <w:rFonts w:ascii="Arial" w:cs="Arial" w:eastAsia="Arial" w:hAnsi="Arial"/>
                <w:sz w:val="14"/>
                <w:szCs w:val="14"/>
              </w:rPr>
            </w:pPr>
            <w:r w:rsidDel="00000000" w:rsidR="00000000" w:rsidRPr="00000000">
              <w:rPr>
                <w:rFonts w:ascii="Arial" w:cs="Arial" w:eastAsia="Arial" w:hAnsi="Arial"/>
                <w:sz w:val="14"/>
                <w:szCs w:val="14"/>
                <w:rtl w:val="0"/>
              </w:rPr>
              <w:t xml:space="preserve">Assis</w:t>
            </w:r>
          </w:p>
        </w:tc>
        <w:tc>
          <w:tcPr/>
          <w:p w:rsidR="00000000" w:rsidDel="00000000" w:rsidP="00000000" w:rsidRDefault="00000000" w:rsidRPr="00000000" w14:paraId="0000043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3A">
            <w:pPr>
              <w:rPr>
                <w:rFonts w:ascii="Arial" w:cs="Arial" w:eastAsia="Arial" w:hAnsi="Arial"/>
                <w:sz w:val="14"/>
                <w:szCs w:val="14"/>
              </w:rPr>
            </w:pPr>
            <w:r w:rsidDel="00000000" w:rsidR="00000000" w:rsidRPr="00000000">
              <w:rPr>
                <w:rFonts w:ascii="Arial" w:cs="Arial" w:eastAsia="Arial" w:hAnsi="Arial"/>
                <w:sz w:val="14"/>
                <w:szCs w:val="14"/>
                <w:rtl w:val="0"/>
              </w:rPr>
              <w:t xml:space="preserve">61.0</w:t>
            </w:r>
          </w:p>
        </w:tc>
        <w:tc>
          <w:tcPr/>
          <w:p w:rsidR="00000000" w:rsidDel="00000000" w:rsidP="00000000" w:rsidRDefault="00000000" w:rsidRPr="00000000" w14:paraId="0000043B">
            <w:pPr>
              <w:rPr>
                <w:rFonts w:ascii="Arial" w:cs="Arial" w:eastAsia="Arial" w:hAnsi="Arial"/>
                <w:sz w:val="14"/>
                <w:szCs w:val="14"/>
              </w:rPr>
            </w:pPr>
            <w:r w:rsidDel="00000000" w:rsidR="00000000" w:rsidRPr="00000000">
              <w:rPr>
                <w:rFonts w:ascii="Arial" w:cs="Arial" w:eastAsia="Arial" w:hAnsi="Arial"/>
                <w:sz w:val="14"/>
                <w:szCs w:val="14"/>
                <w:rtl w:val="0"/>
              </w:rPr>
              <w:t xml:space="preserve">87.5</w:t>
            </w:r>
          </w:p>
        </w:tc>
        <w:tc>
          <w:tcPr/>
          <w:p w:rsidR="00000000" w:rsidDel="00000000" w:rsidP="00000000" w:rsidRDefault="00000000" w:rsidRPr="00000000" w14:paraId="0000043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0.8</w:t>
            </w:r>
          </w:p>
        </w:tc>
        <w:tc>
          <w:tcPr/>
          <w:p w:rsidR="00000000" w:rsidDel="00000000" w:rsidP="00000000" w:rsidRDefault="00000000" w:rsidRPr="00000000" w14:paraId="0000043D">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3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3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40">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116" w:hRule="atLeast"/>
          <w:tblHeader w:val="0"/>
        </w:trPr>
        <w:tc>
          <w:tcPr/>
          <w:p w:rsidR="00000000" w:rsidDel="00000000" w:rsidP="00000000" w:rsidRDefault="00000000" w:rsidRPr="00000000" w14:paraId="00000441">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442">
            <w:pPr>
              <w:rPr>
                <w:rFonts w:ascii="Arial" w:cs="Arial" w:eastAsia="Arial" w:hAnsi="Arial"/>
                <w:sz w:val="14"/>
                <w:szCs w:val="14"/>
              </w:rPr>
            </w:pPr>
            <w:r w:rsidDel="00000000" w:rsidR="00000000" w:rsidRPr="00000000">
              <w:rPr>
                <w:rFonts w:ascii="Arial" w:cs="Arial" w:eastAsia="Arial" w:hAnsi="Arial"/>
                <w:sz w:val="14"/>
                <w:szCs w:val="14"/>
                <w:rtl w:val="0"/>
              </w:rPr>
              <w:t xml:space="preserve">Baixa Mogiana</w:t>
            </w:r>
          </w:p>
        </w:tc>
        <w:tc>
          <w:tcPr/>
          <w:p w:rsidR="00000000" w:rsidDel="00000000" w:rsidP="00000000" w:rsidRDefault="00000000" w:rsidRPr="00000000" w14:paraId="0000044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44">
            <w:pPr>
              <w:rPr>
                <w:rFonts w:ascii="Arial" w:cs="Arial" w:eastAsia="Arial" w:hAnsi="Arial"/>
                <w:sz w:val="14"/>
                <w:szCs w:val="14"/>
              </w:rPr>
            </w:pPr>
            <w:r w:rsidDel="00000000" w:rsidR="00000000" w:rsidRPr="00000000">
              <w:rPr>
                <w:rFonts w:ascii="Arial" w:cs="Arial" w:eastAsia="Arial" w:hAnsi="Arial"/>
                <w:sz w:val="14"/>
                <w:szCs w:val="14"/>
                <w:rtl w:val="0"/>
              </w:rPr>
              <w:t xml:space="preserve">52.2</w:t>
            </w:r>
          </w:p>
        </w:tc>
        <w:tc>
          <w:tcPr/>
          <w:p w:rsidR="00000000" w:rsidDel="00000000" w:rsidP="00000000" w:rsidRDefault="00000000" w:rsidRPr="00000000" w14:paraId="00000445">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92.6</w:t>
            </w:r>
          </w:p>
        </w:tc>
        <w:tc>
          <w:tcPr/>
          <w:p w:rsidR="00000000" w:rsidDel="00000000" w:rsidP="00000000" w:rsidRDefault="00000000" w:rsidRPr="00000000" w14:paraId="00000446">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447">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48">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44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4A">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77" w:hRule="atLeast"/>
          <w:tblHeader w:val="0"/>
        </w:trPr>
        <w:tc>
          <w:tcPr/>
          <w:p w:rsidR="00000000" w:rsidDel="00000000" w:rsidP="00000000" w:rsidRDefault="00000000" w:rsidRPr="00000000" w14:paraId="0000044B">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44C">
            <w:pPr>
              <w:rPr>
                <w:rFonts w:ascii="Arial" w:cs="Arial" w:eastAsia="Arial" w:hAnsi="Arial"/>
                <w:sz w:val="14"/>
                <w:szCs w:val="14"/>
              </w:rPr>
            </w:pPr>
            <w:r w:rsidDel="00000000" w:rsidR="00000000" w:rsidRPr="00000000">
              <w:rPr>
                <w:rFonts w:ascii="Arial" w:cs="Arial" w:eastAsia="Arial" w:hAnsi="Arial"/>
                <w:sz w:val="14"/>
                <w:szCs w:val="14"/>
                <w:rtl w:val="0"/>
              </w:rPr>
              <w:t xml:space="preserve">Baixada Santista</w:t>
            </w:r>
          </w:p>
        </w:tc>
        <w:tc>
          <w:tcPr/>
          <w:p w:rsidR="00000000" w:rsidDel="00000000" w:rsidP="00000000" w:rsidRDefault="00000000" w:rsidRPr="00000000" w14:paraId="0000044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4E">
            <w:pPr>
              <w:rPr>
                <w:rFonts w:ascii="Arial" w:cs="Arial" w:eastAsia="Arial" w:hAnsi="Arial"/>
                <w:sz w:val="14"/>
                <w:szCs w:val="14"/>
              </w:rPr>
            </w:pPr>
            <w:r w:rsidDel="00000000" w:rsidR="00000000" w:rsidRPr="00000000">
              <w:rPr>
                <w:rFonts w:ascii="Arial" w:cs="Arial" w:eastAsia="Arial" w:hAnsi="Arial"/>
                <w:sz w:val="14"/>
                <w:szCs w:val="14"/>
                <w:rtl w:val="0"/>
              </w:rPr>
              <w:t xml:space="preserve">14.0</w:t>
            </w:r>
          </w:p>
        </w:tc>
        <w:tc>
          <w:tcPr/>
          <w:p w:rsidR="00000000" w:rsidDel="00000000" w:rsidP="00000000" w:rsidRDefault="00000000" w:rsidRPr="00000000" w14:paraId="0000044F">
            <w:pPr>
              <w:rPr>
                <w:rFonts w:ascii="Arial" w:cs="Arial" w:eastAsia="Arial" w:hAnsi="Arial"/>
                <w:sz w:val="14"/>
                <w:szCs w:val="14"/>
              </w:rPr>
            </w:pPr>
            <w:r w:rsidDel="00000000" w:rsidR="00000000" w:rsidRPr="00000000">
              <w:rPr>
                <w:rFonts w:ascii="Arial" w:cs="Arial" w:eastAsia="Arial" w:hAnsi="Arial"/>
                <w:sz w:val="14"/>
                <w:szCs w:val="14"/>
                <w:rtl w:val="0"/>
              </w:rPr>
              <w:t xml:space="preserve">49.3</w:t>
            </w:r>
          </w:p>
        </w:tc>
        <w:tc>
          <w:tcPr/>
          <w:p w:rsidR="00000000" w:rsidDel="00000000" w:rsidP="00000000" w:rsidRDefault="00000000" w:rsidRPr="00000000" w14:paraId="00000450">
            <w:pPr>
              <w:rPr>
                <w:rFonts w:ascii="Arial" w:cs="Arial" w:eastAsia="Arial" w:hAnsi="Arial"/>
                <w:sz w:val="14"/>
                <w:szCs w:val="14"/>
              </w:rPr>
            </w:pPr>
            <w:r w:rsidDel="00000000" w:rsidR="00000000" w:rsidRPr="00000000">
              <w:rPr>
                <w:rFonts w:ascii="Arial" w:cs="Arial" w:eastAsia="Arial" w:hAnsi="Arial"/>
                <w:sz w:val="14"/>
                <w:szCs w:val="14"/>
                <w:rtl w:val="0"/>
              </w:rPr>
              <w:t xml:space="preserve">12.1</w:t>
            </w:r>
          </w:p>
        </w:tc>
        <w:tc>
          <w:tcPr/>
          <w:p w:rsidR="00000000" w:rsidDel="00000000" w:rsidP="00000000" w:rsidRDefault="00000000" w:rsidRPr="00000000" w14:paraId="00000451">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52">
            <w:pPr>
              <w:rPr>
                <w:rFonts w:ascii="Arial" w:cs="Arial" w:eastAsia="Arial" w:hAnsi="Arial"/>
                <w:sz w:val="14"/>
                <w:szCs w:val="14"/>
              </w:rPr>
            </w:pPr>
            <w:r w:rsidDel="00000000" w:rsidR="00000000" w:rsidRPr="00000000">
              <w:rPr>
                <w:rFonts w:ascii="Arial" w:cs="Arial" w:eastAsia="Arial" w:hAnsi="Arial"/>
                <w:sz w:val="14"/>
                <w:szCs w:val="14"/>
                <w:rtl w:val="0"/>
              </w:rPr>
              <w:t xml:space="preserve">10.0</w:t>
            </w:r>
          </w:p>
        </w:tc>
        <w:tc>
          <w:tcPr/>
          <w:p w:rsidR="00000000" w:rsidDel="00000000" w:rsidP="00000000" w:rsidRDefault="00000000" w:rsidRPr="00000000" w14:paraId="0000045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54">
            <w:pPr>
              <w:rPr>
                <w:rFonts w:ascii="Arial" w:cs="Arial" w:eastAsia="Arial" w:hAnsi="Arial"/>
                <w:sz w:val="14"/>
                <w:szCs w:val="14"/>
              </w:rPr>
            </w:pPr>
            <w:r w:rsidDel="00000000" w:rsidR="00000000" w:rsidRPr="00000000">
              <w:rPr>
                <w:rFonts w:ascii="Arial" w:cs="Arial" w:eastAsia="Arial" w:hAnsi="Arial"/>
                <w:sz w:val="14"/>
                <w:szCs w:val="14"/>
                <w:rtl w:val="0"/>
              </w:rPr>
              <w:t xml:space="preserve">20.5</w:t>
            </w:r>
          </w:p>
        </w:tc>
      </w:tr>
      <w:tr>
        <w:trPr>
          <w:cantSplit w:val="0"/>
          <w:trHeight w:val="116" w:hRule="atLeast"/>
          <w:tblHeader w:val="0"/>
        </w:trPr>
        <w:tc>
          <w:tcPr/>
          <w:p w:rsidR="00000000" w:rsidDel="00000000" w:rsidP="00000000" w:rsidRDefault="00000000" w:rsidRPr="00000000" w14:paraId="00000455">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456">
            <w:pPr>
              <w:rPr>
                <w:rFonts w:ascii="Arial" w:cs="Arial" w:eastAsia="Arial" w:hAnsi="Arial"/>
                <w:sz w:val="14"/>
                <w:szCs w:val="14"/>
              </w:rPr>
            </w:pPr>
            <w:r w:rsidDel="00000000" w:rsidR="00000000" w:rsidRPr="00000000">
              <w:rPr>
                <w:rFonts w:ascii="Arial" w:cs="Arial" w:eastAsia="Arial" w:hAnsi="Arial"/>
                <w:sz w:val="14"/>
                <w:szCs w:val="14"/>
                <w:rtl w:val="0"/>
              </w:rPr>
              <w:t xml:space="preserve">Bauru</w:t>
            </w:r>
          </w:p>
        </w:tc>
        <w:tc>
          <w:tcPr/>
          <w:p w:rsidR="00000000" w:rsidDel="00000000" w:rsidP="00000000" w:rsidRDefault="00000000" w:rsidRPr="00000000" w14:paraId="0000045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58">
            <w:pPr>
              <w:rPr>
                <w:rFonts w:ascii="Arial" w:cs="Arial" w:eastAsia="Arial" w:hAnsi="Arial"/>
                <w:sz w:val="14"/>
                <w:szCs w:val="14"/>
              </w:rPr>
            </w:pPr>
            <w:r w:rsidDel="00000000" w:rsidR="00000000" w:rsidRPr="00000000">
              <w:rPr>
                <w:rFonts w:ascii="Arial" w:cs="Arial" w:eastAsia="Arial" w:hAnsi="Arial"/>
                <w:sz w:val="14"/>
                <w:szCs w:val="14"/>
                <w:rtl w:val="0"/>
              </w:rPr>
              <w:t xml:space="preserve">44.1</w:t>
            </w:r>
          </w:p>
        </w:tc>
        <w:tc>
          <w:tcPr/>
          <w:p w:rsidR="00000000" w:rsidDel="00000000" w:rsidP="00000000" w:rsidRDefault="00000000" w:rsidRPr="00000000" w14:paraId="00000459">
            <w:pPr>
              <w:rPr>
                <w:rFonts w:ascii="Arial" w:cs="Arial" w:eastAsia="Arial" w:hAnsi="Arial"/>
                <w:sz w:val="14"/>
                <w:szCs w:val="14"/>
              </w:rPr>
            </w:pPr>
            <w:r w:rsidDel="00000000" w:rsidR="00000000" w:rsidRPr="00000000">
              <w:rPr>
                <w:rFonts w:ascii="Arial" w:cs="Arial" w:eastAsia="Arial" w:hAnsi="Arial"/>
                <w:sz w:val="14"/>
                <w:szCs w:val="14"/>
                <w:rtl w:val="0"/>
              </w:rPr>
              <w:t xml:space="preserve">80.1</w:t>
            </w:r>
          </w:p>
        </w:tc>
        <w:tc>
          <w:tcPr/>
          <w:p w:rsidR="00000000" w:rsidDel="00000000" w:rsidP="00000000" w:rsidRDefault="00000000" w:rsidRPr="00000000" w14:paraId="0000045A">
            <w:pPr>
              <w:rPr>
                <w:rFonts w:ascii="Arial" w:cs="Arial" w:eastAsia="Arial" w:hAnsi="Arial"/>
                <w:sz w:val="14"/>
                <w:szCs w:val="14"/>
              </w:rPr>
            </w:pPr>
            <w:r w:rsidDel="00000000" w:rsidR="00000000" w:rsidRPr="00000000">
              <w:rPr>
                <w:rFonts w:ascii="Arial" w:cs="Arial" w:eastAsia="Arial" w:hAnsi="Arial"/>
                <w:sz w:val="14"/>
                <w:szCs w:val="14"/>
                <w:rtl w:val="0"/>
              </w:rPr>
              <w:t xml:space="preserve">1.9</w:t>
            </w:r>
          </w:p>
        </w:tc>
        <w:tc>
          <w:tcPr/>
          <w:p w:rsidR="00000000" w:rsidDel="00000000" w:rsidP="00000000" w:rsidRDefault="00000000" w:rsidRPr="00000000" w14:paraId="0000045B">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45C">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5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5E">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16" w:hRule="atLeast"/>
          <w:tblHeader w:val="0"/>
        </w:trPr>
        <w:tc>
          <w:tcPr/>
          <w:p w:rsidR="00000000" w:rsidDel="00000000" w:rsidP="00000000" w:rsidRDefault="00000000" w:rsidRPr="00000000" w14:paraId="0000045F">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60">
            <w:pPr>
              <w:rPr>
                <w:rFonts w:ascii="Arial" w:cs="Arial" w:eastAsia="Arial" w:hAnsi="Arial"/>
                <w:sz w:val="14"/>
                <w:szCs w:val="14"/>
              </w:rPr>
            </w:pPr>
            <w:r w:rsidDel="00000000" w:rsidR="00000000" w:rsidRPr="00000000">
              <w:rPr>
                <w:rFonts w:ascii="Arial" w:cs="Arial" w:eastAsia="Arial" w:hAnsi="Arial"/>
                <w:sz w:val="14"/>
                <w:szCs w:val="14"/>
                <w:rtl w:val="0"/>
              </w:rPr>
              <w:t xml:space="preserve">Bragança</w:t>
            </w:r>
          </w:p>
        </w:tc>
        <w:tc>
          <w:tcPr/>
          <w:p w:rsidR="00000000" w:rsidDel="00000000" w:rsidP="00000000" w:rsidRDefault="00000000" w:rsidRPr="00000000" w14:paraId="0000046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62">
            <w:pPr>
              <w:rPr>
                <w:rFonts w:ascii="Arial" w:cs="Arial" w:eastAsia="Arial" w:hAnsi="Arial"/>
                <w:sz w:val="14"/>
                <w:szCs w:val="14"/>
              </w:rPr>
            </w:pPr>
            <w:r w:rsidDel="00000000" w:rsidR="00000000" w:rsidRPr="00000000">
              <w:rPr>
                <w:rFonts w:ascii="Arial" w:cs="Arial" w:eastAsia="Arial" w:hAnsi="Arial"/>
                <w:sz w:val="14"/>
                <w:szCs w:val="14"/>
                <w:rtl w:val="0"/>
              </w:rPr>
              <w:t xml:space="preserve">34.6</w:t>
            </w:r>
          </w:p>
        </w:tc>
        <w:tc>
          <w:tcPr/>
          <w:p w:rsidR="00000000" w:rsidDel="00000000" w:rsidP="00000000" w:rsidRDefault="00000000" w:rsidRPr="00000000" w14:paraId="00000463">
            <w:pPr>
              <w:rPr>
                <w:rFonts w:ascii="Arial" w:cs="Arial" w:eastAsia="Arial" w:hAnsi="Arial"/>
                <w:sz w:val="14"/>
                <w:szCs w:val="14"/>
              </w:rPr>
            </w:pPr>
            <w:r w:rsidDel="00000000" w:rsidR="00000000" w:rsidRPr="00000000">
              <w:rPr>
                <w:rFonts w:ascii="Arial" w:cs="Arial" w:eastAsia="Arial" w:hAnsi="Arial"/>
                <w:sz w:val="14"/>
                <w:szCs w:val="14"/>
                <w:rtl w:val="0"/>
              </w:rPr>
              <w:t xml:space="preserve">77.9</w:t>
            </w:r>
          </w:p>
        </w:tc>
        <w:tc>
          <w:tcPr/>
          <w:p w:rsidR="00000000" w:rsidDel="00000000" w:rsidP="00000000" w:rsidRDefault="00000000" w:rsidRPr="00000000" w14:paraId="00000464">
            <w:pPr>
              <w:rPr>
                <w:rFonts w:ascii="Arial" w:cs="Arial" w:eastAsia="Arial" w:hAnsi="Arial"/>
                <w:sz w:val="14"/>
                <w:szCs w:val="14"/>
              </w:rPr>
            </w:pPr>
            <w:r w:rsidDel="00000000" w:rsidR="00000000" w:rsidRPr="00000000">
              <w:rPr>
                <w:rFonts w:ascii="Arial" w:cs="Arial" w:eastAsia="Arial" w:hAnsi="Arial"/>
                <w:sz w:val="14"/>
                <w:szCs w:val="14"/>
                <w:rtl w:val="0"/>
              </w:rPr>
              <w:t xml:space="preserve">1.9</w:t>
            </w:r>
          </w:p>
        </w:tc>
        <w:tc>
          <w:tcPr/>
          <w:p w:rsidR="00000000" w:rsidDel="00000000" w:rsidP="00000000" w:rsidRDefault="00000000" w:rsidRPr="00000000" w14:paraId="00000465">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66">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46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68">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116" w:hRule="atLeast"/>
          <w:tblHeader w:val="0"/>
        </w:trPr>
        <w:tc>
          <w:tcPr/>
          <w:p w:rsidR="00000000" w:rsidDel="00000000" w:rsidP="00000000" w:rsidRDefault="00000000" w:rsidRPr="00000000" w14:paraId="00000469">
            <w:pPr>
              <w:rPr>
                <w:rFonts w:ascii="Arial" w:cs="Arial" w:eastAsia="Arial" w:hAnsi="Arial"/>
                <w:sz w:val="14"/>
                <w:szCs w:val="14"/>
              </w:rPr>
            </w:pPr>
            <w:r w:rsidDel="00000000" w:rsidR="00000000" w:rsidRPr="00000000">
              <w:rPr>
                <w:rFonts w:ascii="Arial" w:cs="Arial" w:eastAsia="Arial" w:hAnsi="Arial"/>
                <w:sz w:val="14"/>
                <w:szCs w:val="14"/>
                <w:rtl w:val="0"/>
              </w:rPr>
              <w:t xml:space="preserve">16</w:t>
            </w:r>
          </w:p>
        </w:tc>
        <w:tc>
          <w:tcPr/>
          <w:p w:rsidR="00000000" w:rsidDel="00000000" w:rsidP="00000000" w:rsidRDefault="00000000" w:rsidRPr="00000000" w14:paraId="0000046A">
            <w:pPr>
              <w:rPr>
                <w:rFonts w:ascii="Arial" w:cs="Arial" w:eastAsia="Arial" w:hAnsi="Arial"/>
                <w:sz w:val="14"/>
                <w:szCs w:val="14"/>
              </w:rPr>
            </w:pPr>
            <w:r w:rsidDel="00000000" w:rsidR="00000000" w:rsidRPr="00000000">
              <w:rPr>
                <w:rFonts w:ascii="Arial" w:cs="Arial" w:eastAsia="Arial" w:hAnsi="Arial"/>
                <w:sz w:val="14"/>
                <w:szCs w:val="14"/>
                <w:rtl w:val="0"/>
              </w:rPr>
              <w:t xml:space="preserve">Catanduva</w:t>
            </w:r>
          </w:p>
        </w:tc>
        <w:tc>
          <w:tcPr/>
          <w:p w:rsidR="00000000" w:rsidDel="00000000" w:rsidP="00000000" w:rsidRDefault="00000000" w:rsidRPr="00000000" w14:paraId="0000046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6C">
            <w:pPr>
              <w:rPr>
                <w:rFonts w:ascii="Arial" w:cs="Arial" w:eastAsia="Arial" w:hAnsi="Arial"/>
                <w:sz w:val="14"/>
                <w:szCs w:val="14"/>
              </w:rPr>
            </w:pPr>
            <w:r w:rsidDel="00000000" w:rsidR="00000000" w:rsidRPr="00000000">
              <w:rPr>
                <w:rFonts w:ascii="Arial" w:cs="Arial" w:eastAsia="Arial" w:hAnsi="Arial"/>
                <w:sz w:val="14"/>
                <w:szCs w:val="14"/>
                <w:rtl w:val="0"/>
              </w:rPr>
              <w:t xml:space="preserve">21.3</w:t>
            </w:r>
          </w:p>
        </w:tc>
        <w:tc>
          <w:tcPr/>
          <w:p w:rsidR="00000000" w:rsidDel="00000000" w:rsidP="00000000" w:rsidRDefault="00000000" w:rsidRPr="00000000" w14:paraId="0000046D">
            <w:pPr>
              <w:rPr>
                <w:rFonts w:ascii="Arial" w:cs="Arial" w:eastAsia="Arial" w:hAnsi="Arial"/>
                <w:sz w:val="14"/>
                <w:szCs w:val="14"/>
              </w:rPr>
            </w:pPr>
            <w:r w:rsidDel="00000000" w:rsidR="00000000" w:rsidRPr="00000000">
              <w:rPr>
                <w:rFonts w:ascii="Arial" w:cs="Arial" w:eastAsia="Arial" w:hAnsi="Arial"/>
                <w:sz w:val="14"/>
                <w:szCs w:val="14"/>
                <w:rtl w:val="0"/>
              </w:rPr>
              <w:t xml:space="preserve">61.0</w:t>
            </w:r>
          </w:p>
        </w:tc>
        <w:tc>
          <w:tcPr/>
          <w:p w:rsidR="00000000" w:rsidDel="00000000" w:rsidP="00000000" w:rsidRDefault="00000000" w:rsidRPr="00000000" w14:paraId="0000046E">
            <w:pPr>
              <w:rPr>
                <w:rFonts w:ascii="Arial" w:cs="Arial" w:eastAsia="Arial" w:hAnsi="Arial"/>
                <w:sz w:val="14"/>
                <w:szCs w:val="14"/>
              </w:rPr>
            </w:pPr>
            <w:r w:rsidDel="00000000" w:rsidR="00000000" w:rsidRPr="00000000">
              <w:rPr>
                <w:rFonts w:ascii="Arial" w:cs="Arial" w:eastAsia="Arial" w:hAnsi="Arial"/>
                <w:sz w:val="14"/>
                <w:szCs w:val="14"/>
                <w:rtl w:val="0"/>
              </w:rPr>
              <w:t xml:space="preserve">3.6</w:t>
            </w:r>
          </w:p>
        </w:tc>
        <w:tc>
          <w:tcPr/>
          <w:p w:rsidR="00000000" w:rsidDel="00000000" w:rsidP="00000000" w:rsidRDefault="00000000" w:rsidRPr="00000000" w14:paraId="0000046F">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70">
            <w:pPr>
              <w:rPr>
                <w:rFonts w:ascii="Arial" w:cs="Arial" w:eastAsia="Arial" w:hAnsi="Arial"/>
                <w:sz w:val="14"/>
                <w:szCs w:val="14"/>
              </w:rPr>
            </w:pPr>
            <w:r w:rsidDel="00000000" w:rsidR="00000000" w:rsidRPr="00000000">
              <w:rPr>
                <w:rFonts w:ascii="Arial" w:cs="Arial" w:eastAsia="Arial" w:hAnsi="Arial"/>
                <w:sz w:val="14"/>
                <w:szCs w:val="14"/>
                <w:rtl w:val="0"/>
              </w:rPr>
              <w:t xml:space="preserve">2.6</w:t>
            </w:r>
          </w:p>
        </w:tc>
        <w:tc>
          <w:tcPr/>
          <w:p w:rsidR="00000000" w:rsidDel="00000000" w:rsidP="00000000" w:rsidRDefault="00000000" w:rsidRPr="00000000" w14:paraId="0000047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72">
            <w:pPr>
              <w:rPr>
                <w:rFonts w:ascii="Arial" w:cs="Arial" w:eastAsia="Arial" w:hAnsi="Arial"/>
                <w:sz w:val="14"/>
                <w:szCs w:val="14"/>
              </w:rPr>
            </w:pPr>
            <w:r w:rsidDel="00000000" w:rsidR="00000000" w:rsidRPr="00000000">
              <w:rPr>
                <w:rFonts w:ascii="Arial" w:cs="Arial" w:eastAsia="Arial" w:hAnsi="Arial"/>
                <w:sz w:val="14"/>
                <w:szCs w:val="14"/>
                <w:rtl w:val="0"/>
              </w:rPr>
              <w:t xml:space="preserve">6.0</w:t>
            </w:r>
          </w:p>
        </w:tc>
      </w:tr>
      <w:tr>
        <w:trPr>
          <w:cantSplit w:val="0"/>
          <w:trHeight w:val="116" w:hRule="atLeast"/>
          <w:tblHeader w:val="0"/>
        </w:trPr>
        <w:tc>
          <w:tcPr/>
          <w:p w:rsidR="00000000" w:rsidDel="00000000" w:rsidP="00000000" w:rsidRDefault="00000000" w:rsidRPr="00000000" w14:paraId="00000473">
            <w:pPr>
              <w:rPr>
                <w:rFonts w:ascii="Arial" w:cs="Arial" w:eastAsia="Arial" w:hAnsi="Arial"/>
                <w:sz w:val="14"/>
                <w:szCs w:val="14"/>
              </w:rPr>
            </w:pPr>
            <w:r w:rsidDel="00000000" w:rsidR="00000000" w:rsidRPr="00000000">
              <w:rPr>
                <w:rFonts w:ascii="Arial" w:cs="Arial" w:eastAsia="Arial" w:hAnsi="Arial"/>
                <w:sz w:val="14"/>
                <w:szCs w:val="14"/>
                <w:rtl w:val="0"/>
              </w:rPr>
              <w:t xml:space="preserve">17</w:t>
            </w:r>
          </w:p>
        </w:tc>
        <w:tc>
          <w:tcPr/>
          <w:p w:rsidR="00000000" w:rsidDel="00000000" w:rsidP="00000000" w:rsidRDefault="00000000" w:rsidRPr="00000000" w14:paraId="00000474">
            <w:pPr>
              <w:rPr>
                <w:rFonts w:ascii="Arial" w:cs="Arial" w:eastAsia="Arial" w:hAnsi="Arial"/>
                <w:sz w:val="14"/>
                <w:szCs w:val="14"/>
              </w:rPr>
            </w:pPr>
            <w:r w:rsidDel="00000000" w:rsidR="00000000" w:rsidRPr="00000000">
              <w:rPr>
                <w:rFonts w:ascii="Arial" w:cs="Arial" w:eastAsia="Arial" w:hAnsi="Arial"/>
                <w:sz w:val="14"/>
                <w:szCs w:val="14"/>
                <w:rtl w:val="0"/>
              </w:rPr>
              <w:t xml:space="preserve">Central Do Drs Ii</w:t>
            </w:r>
          </w:p>
        </w:tc>
        <w:tc>
          <w:tcPr/>
          <w:p w:rsidR="00000000" w:rsidDel="00000000" w:rsidP="00000000" w:rsidRDefault="00000000" w:rsidRPr="00000000" w14:paraId="0000047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76">
            <w:pPr>
              <w:rPr>
                <w:rFonts w:ascii="Arial" w:cs="Arial" w:eastAsia="Arial" w:hAnsi="Arial"/>
                <w:sz w:val="14"/>
                <w:szCs w:val="14"/>
              </w:rPr>
            </w:pPr>
            <w:r w:rsidDel="00000000" w:rsidR="00000000" w:rsidRPr="00000000">
              <w:rPr>
                <w:rFonts w:ascii="Arial" w:cs="Arial" w:eastAsia="Arial" w:hAnsi="Arial"/>
                <w:sz w:val="14"/>
                <w:szCs w:val="14"/>
                <w:rtl w:val="0"/>
              </w:rPr>
              <w:t xml:space="preserve">39.7</w:t>
            </w:r>
          </w:p>
        </w:tc>
        <w:tc>
          <w:tcPr/>
          <w:p w:rsidR="00000000" w:rsidDel="00000000" w:rsidP="00000000" w:rsidRDefault="00000000" w:rsidRPr="00000000" w14:paraId="00000477">
            <w:pPr>
              <w:rPr>
                <w:rFonts w:ascii="Arial" w:cs="Arial" w:eastAsia="Arial" w:hAnsi="Arial"/>
                <w:sz w:val="14"/>
                <w:szCs w:val="14"/>
              </w:rPr>
            </w:pPr>
            <w:r w:rsidDel="00000000" w:rsidR="00000000" w:rsidRPr="00000000">
              <w:rPr>
                <w:rFonts w:ascii="Arial" w:cs="Arial" w:eastAsia="Arial" w:hAnsi="Arial"/>
                <w:sz w:val="14"/>
                <w:szCs w:val="14"/>
                <w:rtl w:val="0"/>
              </w:rPr>
              <w:t xml:space="preserve">78.7</w:t>
            </w:r>
          </w:p>
        </w:tc>
        <w:tc>
          <w:tcPr/>
          <w:p w:rsidR="00000000" w:rsidDel="00000000" w:rsidP="00000000" w:rsidRDefault="00000000" w:rsidRPr="00000000" w14:paraId="00000478">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479">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7A">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7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7C">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47D">
            <w:pPr>
              <w:rPr>
                <w:rFonts w:ascii="Arial" w:cs="Arial" w:eastAsia="Arial" w:hAnsi="Arial"/>
                <w:sz w:val="14"/>
                <w:szCs w:val="14"/>
              </w:rPr>
            </w:pPr>
            <w:r w:rsidDel="00000000" w:rsidR="00000000" w:rsidRPr="00000000">
              <w:rPr>
                <w:rFonts w:ascii="Arial" w:cs="Arial" w:eastAsia="Arial" w:hAnsi="Arial"/>
                <w:sz w:val="14"/>
                <w:szCs w:val="14"/>
                <w:rtl w:val="0"/>
              </w:rPr>
              <w:t xml:space="preserve">18</w:t>
            </w:r>
          </w:p>
        </w:tc>
        <w:tc>
          <w:tcPr/>
          <w:p w:rsidR="00000000" w:rsidDel="00000000" w:rsidP="00000000" w:rsidRDefault="00000000" w:rsidRPr="00000000" w14:paraId="0000047E">
            <w:pPr>
              <w:rPr>
                <w:rFonts w:ascii="Arial" w:cs="Arial" w:eastAsia="Arial" w:hAnsi="Arial"/>
                <w:sz w:val="14"/>
                <w:szCs w:val="14"/>
              </w:rPr>
            </w:pPr>
            <w:r w:rsidDel="00000000" w:rsidR="00000000" w:rsidRPr="00000000">
              <w:rPr>
                <w:rFonts w:ascii="Arial" w:cs="Arial" w:eastAsia="Arial" w:hAnsi="Arial"/>
                <w:sz w:val="14"/>
                <w:szCs w:val="14"/>
                <w:rtl w:val="0"/>
              </w:rPr>
              <w:t xml:space="preserve">Central Do Drs Iii</w:t>
            </w:r>
          </w:p>
        </w:tc>
        <w:tc>
          <w:tcPr/>
          <w:p w:rsidR="00000000" w:rsidDel="00000000" w:rsidP="00000000" w:rsidRDefault="00000000" w:rsidRPr="00000000" w14:paraId="0000047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80">
            <w:pPr>
              <w:rPr>
                <w:rFonts w:ascii="Arial" w:cs="Arial" w:eastAsia="Arial" w:hAnsi="Arial"/>
                <w:sz w:val="14"/>
                <w:szCs w:val="14"/>
              </w:rPr>
            </w:pPr>
            <w:r w:rsidDel="00000000" w:rsidR="00000000" w:rsidRPr="00000000">
              <w:rPr>
                <w:rFonts w:ascii="Arial" w:cs="Arial" w:eastAsia="Arial" w:hAnsi="Arial"/>
                <w:sz w:val="14"/>
                <w:szCs w:val="14"/>
                <w:rtl w:val="0"/>
              </w:rPr>
              <w:t xml:space="preserve">46.3</w:t>
            </w:r>
          </w:p>
        </w:tc>
        <w:tc>
          <w:tcPr/>
          <w:p w:rsidR="00000000" w:rsidDel="00000000" w:rsidP="00000000" w:rsidRDefault="00000000" w:rsidRPr="00000000" w14:paraId="00000481">
            <w:pPr>
              <w:rPr>
                <w:rFonts w:ascii="Arial" w:cs="Arial" w:eastAsia="Arial" w:hAnsi="Arial"/>
                <w:sz w:val="14"/>
                <w:szCs w:val="14"/>
              </w:rPr>
            </w:pPr>
            <w:r w:rsidDel="00000000" w:rsidR="00000000" w:rsidRPr="00000000">
              <w:rPr>
                <w:rFonts w:ascii="Arial" w:cs="Arial" w:eastAsia="Arial" w:hAnsi="Arial"/>
                <w:sz w:val="14"/>
                <w:szCs w:val="14"/>
                <w:rtl w:val="0"/>
              </w:rPr>
              <w:t xml:space="preserve">83.1</w:t>
            </w:r>
          </w:p>
        </w:tc>
        <w:tc>
          <w:tcPr/>
          <w:p w:rsidR="00000000" w:rsidDel="00000000" w:rsidP="00000000" w:rsidRDefault="00000000" w:rsidRPr="00000000" w14:paraId="00000482">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483">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84">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48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86">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487">
            <w:pPr>
              <w:rPr>
                <w:rFonts w:ascii="Arial" w:cs="Arial" w:eastAsia="Arial" w:hAnsi="Arial"/>
                <w:sz w:val="14"/>
                <w:szCs w:val="14"/>
              </w:rPr>
            </w:pPr>
            <w:r w:rsidDel="00000000" w:rsidR="00000000" w:rsidRPr="00000000">
              <w:rPr>
                <w:rFonts w:ascii="Arial" w:cs="Arial" w:eastAsia="Arial" w:hAnsi="Arial"/>
                <w:sz w:val="14"/>
                <w:szCs w:val="14"/>
                <w:rtl w:val="0"/>
              </w:rPr>
              <w:t xml:space="preserve">19</w:t>
            </w:r>
          </w:p>
        </w:tc>
        <w:tc>
          <w:tcPr/>
          <w:p w:rsidR="00000000" w:rsidDel="00000000" w:rsidP="00000000" w:rsidRDefault="00000000" w:rsidRPr="00000000" w14:paraId="00000488">
            <w:pPr>
              <w:rPr>
                <w:rFonts w:ascii="Arial" w:cs="Arial" w:eastAsia="Arial" w:hAnsi="Arial"/>
                <w:sz w:val="14"/>
                <w:szCs w:val="14"/>
              </w:rPr>
            </w:pPr>
            <w:r w:rsidDel="00000000" w:rsidR="00000000" w:rsidRPr="00000000">
              <w:rPr>
                <w:rFonts w:ascii="Arial" w:cs="Arial" w:eastAsia="Arial" w:hAnsi="Arial"/>
                <w:sz w:val="14"/>
                <w:szCs w:val="14"/>
                <w:rtl w:val="0"/>
              </w:rPr>
              <w:t xml:space="preserve">Centro Oeste Do Drs Iii</w:t>
            </w:r>
          </w:p>
        </w:tc>
        <w:tc>
          <w:tcPr/>
          <w:p w:rsidR="00000000" w:rsidDel="00000000" w:rsidP="00000000" w:rsidRDefault="00000000" w:rsidRPr="00000000" w14:paraId="0000048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8A">
            <w:pPr>
              <w:rPr>
                <w:rFonts w:ascii="Arial" w:cs="Arial" w:eastAsia="Arial" w:hAnsi="Arial"/>
                <w:sz w:val="14"/>
                <w:szCs w:val="14"/>
              </w:rPr>
            </w:pPr>
            <w:r w:rsidDel="00000000" w:rsidR="00000000" w:rsidRPr="00000000">
              <w:rPr>
                <w:rFonts w:ascii="Arial" w:cs="Arial" w:eastAsia="Arial" w:hAnsi="Arial"/>
                <w:sz w:val="14"/>
                <w:szCs w:val="14"/>
                <w:rtl w:val="0"/>
              </w:rPr>
              <w:t xml:space="preserve">69.9</w:t>
            </w:r>
          </w:p>
        </w:tc>
        <w:tc>
          <w:tcPr/>
          <w:p w:rsidR="00000000" w:rsidDel="00000000" w:rsidP="00000000" w:rsidRDefault="00000000" w:rsidRPr="00000000" w14:paraId="0000048B">
            <w:pPr>
              <w:rPr>
                <w:rFonts w:ascii="Arial" w:cs="Arial" w:eastAsia="Arial" w:hAnsi="Arial"/>
                <w:sz w:val="14"/>
                <w:szCs w:val="14"/>
              </w:rPr>
            </w:pPr>
            <w:r w:rsidDel="00000000" w:rsidR="00000000" w:rsidRPr="00000000">
              <w:rPr>
                <w:rFonts w:ascii="Arial" w:cs="Arial" w:eastAsia="Arial" w:hAnsi="Arial"/>
                <w:sz w:val="14"/>
                <w:szCs w:val="14"/>
                <w:rtl w:val="0"/>
              </w:rPr>
              <w:t xml:space="preserve">91.2</w:t>
            </w:r>
          </w:p>
        </w:tc>
        <w:tc>
          <w:tcPr/>
          <w:p w:rsidR="00000000" w:rsidDel="00000000" w:rsidP="00000000" w:rsidRDefault="00000000" w:rsidRPr="00000000" w14:paraId="0000048C">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48D">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8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8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90">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491">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c>
          <w:tcPr/>
          <w:p w:rsidR="00000000" w:rsidDel="00000000" w:rsidP="00000000" w:rsidRDefault="00000000" w:rsidRPr="00000000" w14:paraId="00000492">
            <w:pPr>
              <w:rPr>
                <w:rFonts w:ascii="Arial" w:cs="Arial" w:eastAsia="Arial" w:hAnsi="Arial"/>
                <w:sz w:val="14"/>
                <w:szCs w:val="14"/>
              </w:rPr>
            </w:pPr>
            <w:r w:rsidDel="00000000" w:rsidR="00000000" w:rsidRPr="00000000">
              <w:rPr>
                <w:rFonts w:ascii="Arial" w:cs="Arial" w:eastAsia="Arial" w:hAnsi="Arial"/>
                <w:sz w:val="14"/>
                <w:szCs w:val="14"/>
                <w:rtl w:val="0"/>
              </w:rPr>
              <w:t xml:space="preserve">Circuito Da Fé - Vale Histórico</w:t>
            </w:r>
          </w:p>
        </w:tc>
        <w:tc>
          <w:tcPr/>
          <w:p w:rsidR="00000000" w:rsidDel="00000000" w:rsidP="00000000" w:rsidRDefault="00000000" w:rsidRPr="00000000" w14:paraId="0000049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94">
            <w:pPr>
              <w:rPr>
                <w:rFonts w:ascii="Arial" w:cs="Arial" w:eastAsia="Arial" w:hAnsi="Arial"/>
                <w:sz w:val="14"/>
                <w:szCs w:val="14"/>
              </w:rPr>
            </w:pPr>
            <w:r w:rsidDel="00000000" w:rsidR="00000000" w:rsidRPr="00000000">
              <w:rPr>
                <w:rFonts w:ascii="Arial" w:cs="Arial" w:eastAsia="Arial" w:hAnsi="Arial"/>
                <w:sz w:val="14"/>
                <w:szCs w:val="14"/>
                <w:rtl w:val="0"/>
              </w:rPr>
              <w:t xml:space="preserve">49.3</w:t>
            </w:r>
          </w:p>
        </w:tc>
        <w:tc>
          <w:tcPr/>
          <w:p w:rsidR="00000000" w:rsidDel="00000000" w:rsidP="00000000" w:rsidRDefault="00000000" w:rsidRPr="00000000" w14:paraId="00000495">
            <w:pPr>
              <w:rPr>
                <w:rFonts w:ascii="Arial" w:cs="Arial" w:eastAsia="Arial" w:hAnsi="Arial"/>
                <w:sz w:val="14"/>
                <w:szCs w:val="14"/>
              </w:rPr>
            </w:pPr>
            <w:r w:rsidDel="00000000" w:rsidR="00000000" w:rsidRPr="00000000">
              <w:rPr>
                <w:rFonts w:ascii="Arial" w:cs="Arial" w:eastAsia="Arial" w:hAnsi="Arial"/>
                <w:sz w:val="14"/>
                <w:szCs w:val="14"/>
                <w:rtl w:val="0"/>
              </w:rPr>
              <w:t xml:space="preserve">87.5</w:t>
            </w:r>
          </w:p>
        </w:tc>
        <w:tc>
          <w:tcPr/>
          <w:p w:rsidR="00000000" w:rsidDel="00000000" w:rsidP="00000000" w:rsidRDefault="00000000" w:rsidRPr="00000000" w14:paraId="00000496">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97">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98">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9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9A">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49B">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49C">
            <w:pPr>
              <w:rPr>
                <w:rFonts w:ascii="Arial" w:cs="Arial" w:eastAsia="Arial" w:hAnsi="Arial"/>
                <w:sz w:val="14"/>
                <w:szCs w:val="14"/>
              </w:rPr>
            </w:pPr>
            <w:r w:rsidDel="00000000" w:rsidR="00000000" w:rsidRPr="00000000">
              <w:rPr>
                <w:rFonts w:ascii="Arial" w:cs="Arial" w:eastAsia="Arial" w:hAnsi="Arial"/>
                <w:sz w:val="14"/>
                <w:szCs w:val="14"/>
                <w:rtl w:val="0"/>
              </w:rPr>
              <w:t xml:space="preserve">Circuito Das Águas</w:t>
            </w:r>
          </w:p>
        </w:tc>
        <w:tc>
          <w:tcPr/>
          <w:p w:rsidR="00000000" w:rsidDel="00000000" w:rsidP="00000000" w:rsidRDefault="00000000" w:rsidRPr="00000000" w14:paraId="0000049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9E">
            <w:pPr>
              <w:rPr>
                <w:rFonts w:ascii="Arial" w:cs="Arial" w:eastAsia="Arial" w:hAnsi="Arial"/>
                <w:sz w:val="14"/>
                <w:szCs w:val="14"/>
              </w:rPr>
            </w:pPr>
            <w:r w:rsidDel="00000000" w:rsidR="00000000" w:rsidRPr="00000000">
              <w:rPr>
                <w:rFonts w:ascii="Arial" w:cs="Arial" w:eastAsia="Arial" w:hAnsi="Arial"/>
                <w:sz w:val="14"/>
                <w:szCs w:val="14"/>
                <w:rtl w:val="0"/>
              </w:rPr>
              <w:t xml:space="preserve">67.6</w:t>
            </w:r>
          </w:p>
        </w:tc>
        <w:tc>
          <w:tcPr/>
          <w:p w:rsidR="00000000" w:rsidDel="00000000" w:rsidP="00000000" w:rsidRDefault="00000000" w:rsidRPr="00000000" w14:paraId="0000049F">
            <w:pPr>
              <w:rPr>
                <w:rFonts w:ascii="Arial" w:cs="Arial" w:eastAsia="Arial" w:hAnsi="Arial"/>
                <w:sz w:val="14"/>
                <w:szCs w:val="14"/>
              </w:rPr>
            </w:pPr>
            <w:r w:rsidDel="00000000" w:rsidR="00000000" w:rsidRPr="00000000">
              <w:rPr>
                <w:rFonts w:ascii="Arial" w:cs="Arial" w:eastAsia="Arial" w:hAnsi="Arial"/>
                <w:sz w:val="14"/>
                <w:szCs w:val="14"/>
                <w:rtl w:val="0"/>
              </w:rPr>
              <w:t xml:space="preserve">90.4</w:t>
            </w:r>
          </w:p>
        </w:tc>
        <w:tc>
          <w:tcPr/>
          <w:p w:rsidR="00000000" w:rsidDel="00000000" w:rsidP="00000000" w:rsidRDefault="00000000" w:rsidRPr="00000000" w14:paraId="000004A0">
            <w:pPr>
              <w:rPr>
                <w:rFonts w:ascii="Arial" w:cs="Arial" w:eastAsia="Arial" w:hAnsi="Arial"/>
                <w:sz w:val="14"/>
                <w:szCs w:val="14"/>
              </w:rPr>
            </w:pPr>
            <w:r w:rsidDel="00000000" w:rsidR="00000000" w:rsidRPr="00000000">
              <w:rPr>
                <w:rFonts w:ascii="Arial" w:cs="Arial" w:eastAsia="Arial" w:hAnsi="Arial"/>
                <w:sz w:val="14"/>
                <w:szCs w:val="14"/>
                <w:rtl w:val="0"/>
              </w:rPr>
              <w:t xml:space="preserve">0.7</w:t>
            </w:r>
          </w:p>
        </w:tc>
        <w:tc>
          <w:tcPr/>
          <w:p w:rsidR="00000000" w:rsidDel="00000000" w:rsidP="00000000" w:rsidRDefault="00000000" w:rsidRPr="00000000" w14:paraId="000004A1">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A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A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A4">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2" w:hRule="atLeast"/>
          <w:tblHeader w:val="0"/>
        </w:trPr>
        <w:tc>
          <w:tcPr/>
          <w:p w:rsidR="00000000" w:rsidDel="00000000" w:rsidP="00000000" w:rsidRDefault="00000000" w:rsidRPr="00000000" w14:paraId="000004A5">
            <w:pPr>
              <w:rPr>
                <w:rFonts w:ascii="Arial" w:cs="Arial" w:eastAsia="Arial" w:hAnsi="Arial"/>
                <w:sz w:val="14"/>
                <w:szCs w:val="14"/>
              </w:rPr>
            </w:pPr>
            <w:r w:rsidDel="00000000" w:rsidR="00000000" w:rsidRPr="00000000">
              <w:rPr>
                <w:rFonts w:ascii="Arial" w:cs="Arial" w:eastAsia="Arial" w:hAnsi="Arial"/>
                <w:sz w:val="14"/>
                <w:szCs w:val="14"/>
                <w:rtl w:val="0"/>
              </w:rPr>
              <w:t xml:space="preserve">22</w:t>
            </w:r>
          </w:p>
        </w:tc>
        <w:tc>
          <w:tcPr/>
          <w:p w:rsidR="00000000" w:rsidDel="00000000" w:rsidP="00000000" w:rsidRDefault="00000000" w:rsidRPr="00000000" w14:paraId="000004A6">
            <w:pPr>
              <w:rPr>
                <w:rFonts w:ascii="Arial" w:cs="Arial" w:eastAsia="Arial" w:hAnsi="Arial"/>
                <w:sz w:val="14"/>
                <w:szCs w:val="14"/>
              </w:rPr>
            </w:pPr>
            <w:r w:rsidDel="00000000" w:rsidR="00000000" w:rsidRPr="00000000">
              <w:rPr>
                <w:rFonts w:ascii="Arial" w:cs="Arial" w:eastAsia="Arial" w:hAnsi="Arial"/>
                <w:sz w:val="14"/>
                <w:szCs w:val="14"/>
                <w:rtl w:val="0"/>
              </w:rPr>
              <w:t xml:space="preserve">Coração Do Drs Iii</w:t>
            </w:r>
          </w:p>
        </w:tc>
        <w:tc>
          <w:tcPr/>
          <w:p w:rsidR="00000000" w:rsidDel="00000000" w:rsidP="00000000" w:rsidRDefault="00000000" w:rsidRPr="00000000" w14:paraId="000004A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A8">
            <w:pPr>
              <w:rPr>
                <w:rFonts w:ascii="Arial" w:cs="Arial" w:eastAsia="Arial" w:hAnsi="Arial"/>
                <w:sz w:val="14"/>
                <w:szCs w:val="14"/>
              </w:rPr>
            </w:pPr>
            <w:r w:rsidDel="00000000" w:rsidR="00000000" w:rsidRPr="00000000">
              <w:rPr>
                <w:rFonts w:ascii="Arial" w:cs="Arial" w:eastAsia="Arial" w:hAnsi="Arial"/>
                <w:sz w:val="14"/>
                <w:szCs w:val="14"/>
                <w:rtl w:val="0"/>
              </w:rPr>
              <w:t xml:space="preserve">37.5</w:t>
            </w:r>
          </w:p>
        </w:tc>
        <w:tc>
          <w:tcPr/>
          <w:p w:rsidR="00000000" w:rsidDel="00000000" w:rsidP="00000000" w:rsidRDefault="00000000" w:rsidRPr="00000000" w14:paraId="000004A9">
            <w:pPr>
              <w:rPr>
                <w:rFonts w:ascii="Arial" w:cs="Arial" w:eastAsia="Arial" w:hAnsi="Arial"/>
                <w:sz w:val="14"/>
                <w:szCs w:val="14"/>
              </w:rPr>
            </w:pPr>
            <w:r w:rsidDel="00000000" w:rsidR="00000000" w:rsidRPr="00000000">
              <w:rPr>
                <w:rFonts w:ascii="Arial" w:cs="Arial" w:eastAsia="Arial" w:hAnsi="Arial"/>
                <w:sz w:val="14"/>
                <w:szCs w:val="14"/>
                <w:rtl w:val="0"/>
              </w:rPr>
              <w:t xml:space="preserve">77.9</w:t>
            </w:r>
          </w:p>
        </w:tc>
        <w:tc>
          <w:tcPr/>
          <w:p w:rsidR="00000000" w:rsidDel="00000000" w:rsidP="00000000" w:rsidRDefault="00000000" w:rsidRPr="00000000" w14:paraId="000004AA">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AB">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AC">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A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AE">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4AF">
            <w:pPr>
              <w:rPr>
                <w:rFonts w:ascii="Arial" w:cs="Arial" w:eastAsia="Arial" w:hAnsi="Arial"/>
                <w:sz w:val="14"/>
                <w:szCs w:val="14"/>
              </w:rPr>
            </w:pPr>
            <w:r w:rsidDel="00000000" w:rsidR="00000000" w:rsidRPr="00000000">
              <w:rPr>
                <w:rFonts w:ascii="Arial" w:cs="Arial" w:eastAsia="Arial" w:hAnsi="Arial"/>
                <w:sz w:val="14"/>
                <w:szCs w:val="14"/>
                <w:rtl w:val="0"/>
              </w:rPr>
              <w:t xml:space="preserve">23</w:t>
            </w:r>
          </w:p>
        </w:tc>
        <w:tc>
          <w:tcPr/>
          <w:p w:rsidR="00000000" w:rsidDel="00000000" w:rsidP="00000000" w:rsidRDefault="00000000" w:rsidRPr="00000000" w14:paraId="000004B0">
            <w:pPr>
              <w:rPr>
                <w:rFonts w:ascii="Arial" w:cs="Arial" w:eastAsia="Arial" w:hAnsi="Arial"/>
                <w:sz w:val="14"/>
                <w:szCs w:val="14"/>
              </w:rPr>
            </w:pPr>
            <w:r w:rsidDel="00000000" w:rsidR="00000000" w:rsidRPr="00000000">
              <w:rPr>
                <w:rFonts w:ascii="Arial" w:cs="Arial" w:eastAsia="Arial" w:hAnsi="Arial"/>
                <w:sz w:val="14"/>
                <w:szCs w:val="14"/>
                <w:rtl w:val="0"/>
              </w:rPr>
              <w:t xml:space="preserve">Dos Consórcios Do Drs Ii</w:t>
            </w:r>
          </w:p>
        </w:tc>
        <w:tc>
          <w:tcPr/>
          <w:p w:rsidR="00000000" w:rsidDel="00000000" w:rsidP="00000000" w:rsidRDefault="00000000" w:rsidRPr="00000000" w14:paraId="000004B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B2">
            <w:pPr>
              <w:rPr>
                <w:rFonts w:ascii="Arial" w:cs="Arial" w:eastAsia="Arial" w:hAnsi="Arial"/>
                <w:sz w:val="14"/>
                <w:szCs w:val="14"/>
              </w:rPr>
            </w:pPr>
            <w:r w:rsidDel="00000000" w:rsidR="00000000" w:rsidRPr="00000000">
              <w:rPr>
                <w:rFonts w:ascii="Arial" w:cs="Arial" w:eastAsia="Arial" w:hAnsi="Arial"/>
                <w:sz w:val="14"/>
                <w:szCs w:val="14"/>
                <w:rtl w:val="0"/>
              </w:rPr>
              <w:t xml:space="preserve">47.1</w:t>
            </w:r>
          </w:p>
        </w:tc>
        <w:tc>
          <w:tcPr/>
          <w:p w:rsidR="00000000" w:rsidDel="00000000" w:rsidP="00000000" w:rsidRDefault="00000000" w:rsidRPr="00000000" w14:paraId="000004B3">
            <w:pPr>
              <w:rPr>
                <w:rFonts w:ascii="Arial" w:cs="Arial" w:eastAsia="Arial" w:hAnsi="Arial"/>
                <w:sz w:val="14"/>
                <w:szCs w:val="14"/>
              </w:rPr>
            </w:pPr>
            <w:r w:rsidDel="00000000" w:rsidR="00000000" w:rsidRPr="00000000">
              <w:rPr>
                <w:rFonts w:ascii="Arial" w:cs="Arial" w:eastAsia="Arial" w:hAnsi="Arial"/>
                <w:sz w:val="14"/>
                <w:szCs w:val="14"/>
                <w:rtl w:val="0"/>
              </w:rPr>
              <w:t xml:space="preserve">84.6</w:t>
            </w:r>
          </w:p>
        </w:tc>
        <w:tc>
          <w:tcPr/>
          <w:p w:rsidR="00000000" w:rsidDel="00000000" w:rsidP="00000000" w:rsidRDefault="00000000" w:rsidRPr="00000000" w14:paraId="000004B4">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4B5">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B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B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B8">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4B9">
            <w:pPr>
              <w:rPr>
                <w:rFonts w:ascii="Arial" w:cs="Arial" w:eastAsia="Arial" w:hAnsi="Arial"/>
                <w:sz w:val="14"/>
                <w:szCs w:val="14"/>
              </w:rPr>
            </w:pPr>
            <w:r w:rsidDel="00000000" w:rsidR="00000000" w:rsidRPr="00000000">
              <w:rPr>
                <w:rFonts w:ascii="Arial" w:cs="Arial" w:eastAsia="Arial" w:hAnsi="Arial"/>
                <w:sz w:val="14"/>
                <w:szCs w:val="14"/>
                <w:rtl w:val="0"/>
              </w:rPr>
              <w:t xml:space="preserve">24</w:t>
            </w:r>
          </w:p>
        </w:tc>
        <w:tc>
          <w:tcPr/>
          <w:p w:rsidR="00000000" w:rsidDel="00000000" w:rsidP="00000000" w:rsidRDefault="00000000" w:rsidRPr="00000000" w14:paraId="000004BA">
            <w:pPr>
              <w:rPr>
                <w:rFonts w:ascii="Arial" w:cs="Arial" w:eastAsia="Arial" w:hAnsi="Arial"/>
                <w:sz w:val="14"/>
                <w:szCs w:val="14"/>
              </w:rPr>
            </w:pPr>
            <w:r w:rsidDel="00000000" w:rsidR="00000000" w:rsidRPr="00000000">
              <w:rPr>
                <w:rFonts w:ascii="Arial" w:cs="Arial" w:eastAsia="Arial" w:hAnsi="Arial"/>
                <w:sz w:val="14"/>
                <w:szCs w:val="14"/>
                <w:rtl w:val="0"/>
              </w:rPr>
              <w:t xml:space="preserve">Dos Lagos Do Drs Ii</w:t>
            </w:r>
          </w:p>
        </w:tc>
        <w:tc>
          <w:tcPr/>
          <w:p w:rsidR="00000000" w:rsidDel="00000000" w:rsidP="00000000" w:rsidRDefault="00000000" w:rsidRPr="00000000" w14:paraId="000004B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BC">
            <w:pPr>
              <w:rPr>
                <w:rFonts w:ascii="Arial" w:cs="Arial" w:eastAsia="Arial" w:hAnsi="Arial"/>
                <w:sz w:val="14"/>
                <w:szCs w:val="14"/>
              </w:rPr>
            </w:pPr>
            <w:r w:rsidDel="00000000" w:rsidR="00000000" w:rsidRPr="00000000">
              <w:rPr>
                <w:rFonts w:ascii="Arial" w:cs="Arial" w:eastAsia="Arial" w:hAnsi="Arial"/>
                <w:sz w:val="14"/>
                <w:szCs w:val="14"/>
                <w:rtl w:val="0"/>
              </w:rPr>
              <w:t xml:space="preserve">56.6</w:t>
            </w:r>
          </w:p>
        </w:tc>
        <w:tc>
          <w:tcPr/>
          <w:p w:rsidR="00000000" w:rsidDel="00000000" w:rsidP="00000000" w:rsidRDefault="00000000" w:rsidRPr="00000000" w14:paraId="000004BD">
            <w:pPr>
              <w:rPr>
                <w:rFonts w:ascii="Arial" w:cs="Arial" w:eastAsia="Arial" w:hAnsi="Arial"/>
                <w:sz w:val="14"/>
                <w:szCs w:val="14"/>
              </w:rPr>
            </w:pPr>
            <w:r w:rsidDel="00000000" w:rsidR="00000000" w:rsidRPr="00000000">
              <w:rPr>
                <w:rFonts w:ascii="Arial" w:cs="Arial" w:eastAsia="Arial" w:hAnsi="Arial"/>
                <w:sz w:val="14"/>
                <w:szCs w:val="14"/>
                <w:rtl w:val="0"/>
              </w:rPr>
              <w:t xml:space="preserve">87.5</w:t>
            </w:r>
          </w:p>
        </w:tc>
        <w:tc>
          <w:tcPr/>
          <w:p w:rsidR="00000000" w:rsidDel="00000000" w:rsidP="00000000" w:rsidRDefault="00000000" w:rsidRPr="00000000" w14:paraId="000004BE">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4BF">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C0">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4C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C2">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4C3">
            <w:pPr>
              <w:rPr>
                <w:rFonts w:ascii="Arial" w:cs="Arial" w:eastAsia="Arial" w:hAnsi="Arial"/>
                <w:sz w:val="14"/>
                <w:szCs w:val="14"/>
              </w:rPr>
            </w:pPr>
            <w:r w:rsidDel="00000000" w:rsidR="00000000" w:rsidRPr="00000000">
              <w:rPr>
                <w:rFonts w:ascii="Arial" w:cs="Arial" w:eastAsia="Arial" w:hAnsi="Arial"/>
                <w:sz w:val="14"/>
                <w:szCs w:val="14"/>
                <w:rtl w:val="0"/>
              </w:rPr>
              <w:t xml:space="preserve">25</w:t>
            </w:r>
          </w:p>
        </w:tc>
        <w:tc>
          <w:tcPr/>
          <w:p w:rsidR="00000000" w:rsidDel="00000000" w:rsidP="00000000" w:rsidRDefault="00000000" w:rsidRPr="00000000" w14:paraId="000004C4">
            <w:pPr>
              <w:rPr>
                <w:rFonts w:ascii="Arial" w:cs="Arial" w:eastAsia="Arial" w:hAnsi="Arial"/>
                <w:sz w:val="14"/>
                <w:szCs w:val="14"/>
              </w:rPr>
            </w:pPr>
            <w:r w:rsidDel="00000000" w:rsidR="00000000" w:rsidRPr="00000000">
              <w:rPr>
                <w:rFonts w:ascii="Arial" w:cs="Arial" w:eastAsia="Arial" w:hAnsi="Arial"/>
                <w:sz w:val="14"/>
                <w:szCs w:val="14"/>
                <w:rtl w:val="0"/>
              </w:rPr>
              <w:t xml:space="preserve">Extremo Oeste Paulista</w:t>
            </w:r>
          </w:p>
        </w:tc>
        <w:tc>
          <w:tcPr/>
          <w:p w:rsidR="00000000" w:rsidDel="00000000" w:rsidP="00000000" w:rsidRDefault="00000000" w:rsidRPr="00000000" w14:paraId="000004C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C6">
            <w:pPr>
              <w:rPr>
                <w:rFonts w:ascii="Arial" w:cs="Arial" w:eastAsia="Arial" w:hAnsi="Arial"/>
                <w:sz w:val="14"/>
                <w:szCs w:val="14"/>
              </w:rPr>
            </w:pPr>
            <w:r w:rsidDel="00000000" w:rsidR="00000000" w:rsidRPr="00000000">
              <w:rPr>
                <w:rFonts w:ascii="Arial" w:cs="Arial" w:eastAsia="Arial" w:hAnsi="Arial"/>
                <w:sz w:val="14"/>
                <w:szCs w:val="14"/>
                <w:rtl w:val="0"/>
              </w:rPr>
              <w:t xml:space="preserve">81.6</w:t>
            </w:r>
          </w:p>
        </w:tc>
        <w:tc>
          <w:tcPr/>
          <w:p w:rsidR="00000000" w:rsidDel="00000000" w:rsidP="00000000" w:rsidRDefault="00000000" w:rsidRPr="00000000" w14:paraId="000004C7">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92.6</w:t>
            </w:r>
          </w:p>
        </w:tc>
        <w:tc>
          <w:tcPr/>
          <w:p w:rsidR="00000000" w:rsidDel="00000000" w:rsidP="00000000" w:rsidRDefault="00000000" w:rsidRPr="00000000" w14:paraId="000004C8">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0.5</w:t>
            </w:r>
          </w:p>
        </w:tc>
        <w:tc>
          <w:tcPr/>
          <w:p w:rsidR="00000000" w:rsidDel="00000000" w:rsidP="00000000" w:rsidRDefault="00000000" w:rsidRPr="00000000" w14:paraId="000004C9">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CA">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C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CC">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2" w:hRule="atLeast"/>
          <w:tblHeader w:val="0"/>
        </w:trPr>
        <w:tc>
          <w:tcPr/>
          <w:p w:rsidR="00000000" w:rsidDel="00000000" w:rsidP="00000000" w:rsidRDefault="00000000" w:rsidRPr="00000000" w14:paraId="000004CD">
            <w:pPr>
              <w:rPr>
                <w:rFonts w:ascii="Arial" w:cs="Arial" w:eastAsia="Arial" w:hAnsi="Arial"/>
                <w:sz w:val="14"/>
                <w:szCs w:val="14"/>
              </w:rPr>
            </w:pPr>
            <w:r w:rsidDel="00000000" w:rsidR="00000000" w:rsidRPr="00000000">
              <w:rPr>
                <w:rFonts w:ascii="Arial" w:cs="Arial" w:eastAsia="Arial" w:hAnsi="Arial"/>
                <w:sz w:val="14"/>
                <w:szCs w:val="14"/>
                <w:rtl w:val="0"/>
              </w:rPr>
              <w:t xml:space="preserve">26</w:t>
            </w:r>
          </w:p>
        </w:tc>
        <w:tc>
          <w:tcPr/>
          <w:p w:rsidR="00000000" w:rsidDel="00000000" w:rsidP="00000000" w:rsidRDefault="00000000" w:rsidRPr="00000000" w14:paraId="000004CE">
            <w:pPr>
              <w:rPr>
                <w:rFonts w:ascii="Arial" w:cs="Arial" w:eastAsia="Arial" w:hAnsi="Arial"/>
                <w:sz w:val="14"/>
                <w:szCs w:val="14"/>
              </w:rPr>
            </w:pPr>
            <w:r w:rsidDel="00000000" w:rsidR="00000000" w:rsidRPr="00000000">
              <w:rPr>
                <w:rFonts w:ascii="Arial" w:cs="Arial" w:eastAsia="Arial" w:hAnsi="Arial"/>
                <w:sz w:val="14"/>
                <w:szCs w:val="14"/>
                <w:rtl w:val="0"/>
              </w:rPr>
              <w:t xml:space="preserve">Fernandópolis</w:t>
            </w:r>
          </w:p>
        </w:tc>
        <w:tc>
          <w:tcPr/>
          <w:p w:rsidR="00000000" w:rsidDel="00000000" w:rsidP="00000000" w:rsidRDefault="00000000" w:rsidRPr="00000000" w14:paraId="000004C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D0">
            <w:pPr>
              <w:rPr>
                <w:rFonts w:ascii="Arial" w:cs="Arial" w:eastAsia="Arial" w:hAnsi="Arial"/>
                <w:sz w:val="14"/>
                <w:szCs w:val="14"/>
              </w:rPr>
            </w:pPr>
            <w:r w:rsidDel="00000000" w:rsidR="00000000" w:rsidRPr="00000000">
              <w:rPr>
                <w:rFonts w:ascii="Arial" w:cs="Arial" w:eastAsia="Arial" w:hAnsi="Arial"/>
                <w:sz w:val="14"/>
                <w:szCs w:val="14"/>
                <w:rtl w:val="0"/>
              </w:rPr>
              <w:t xml:space="preserve">36.8</w:t>
            </w:r>
          </w:p>
        </w:tc>
        <w:tc>
          <w:tcPr/>
          <w:p w:rsidR="00000000" w:rsidDel="00000000" w:rsidP="00000000" w:rsidRDefault="00000000" w:rsidRPr="00000000" w14:paraId="000004D1">
            <w:pPr>
              <w:rPr>
                <w:rFonts w:ascii="Arial" w:cs="Arial" w:eastAsia="Arial" w:hAnsi="Arial"/>
                <w:sz w:val="14"/>
                <w:szCs w:val="14"/>
              </w:rPr>
            </w:pPr>
            <w:r w:rsidDel="00000000" w:rsidR="00000000" w:rsidRPr="00000000">
              <w:rPr>
                <w:rFonts w:ascii="Arial" w:cs="Arial" w:eastAsia="Arial" w:hAnsi="Arial"/>
                <w:sz w:val="14"/>
                <w:szCs w:val="14"/>
                <w:rtl w:val="0"/>
              </w:rPr>
              <w:t xml:space="preserve">72.8</w:t>
            </w:r>
          </w:p>
        </w:tc>
        <w:tc>
          <w:tcPr/>
          <w:p w:rsidR="00000000" w:rsidDel="00000000" w:rsidP="00000000" w:rsidRDefault="00000000" w:rsidRPr="00000000" w14:paraId="000004D2">
            <w:pPr>
              <w:rPr>
                <w:rFonts w:ascii="Arial" w:cs="Arial" w:eastAsia="Arial" w:hAnsi="Arial"/>
                <w:sz w:val="14"/>
                <w:szCs w:val="14"/>
              </w:rPr>
            </w:pPr>
            <w:r w:rsidDel="00000000" w:rsidR="00000000" w:rsidRPr="00000000">
              <w:rPr>
                <w:rFonts w:ascii="Arial" w:cs="Arial" w:eastAsia="Arial" w:hAnsi="Arial"/>
                <w:sz w:val="14"/>
                <w:szCs w:val="14"/>
                <w:rtl w:val="0"/>
              </w:rPr>
              <w:t xml:space="preserve">1.5</w:t>
            </w:r>
          </w:p>
        </w:tc>
        <w:tc>
          <w:tcPr/>
          <w:p w:rsidR="00000000" w:rsidDel="00000000" w:rsidP="00000000" w:rsidRDefault="00000000" w:rsidRPr="00000000" w14:paraId="000004D3">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4D4">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4D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D6">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4D7">
            <w:pPr>
              <w:rPr>
                <w:rFonts w:ascii="Arial" w:cs="Arial" w:eastAsia="Arial" w:hAnsi="Arial"/>
                <w:sz w:val="14"/>
                <w:szCs w:val="14"/>
              </w:rPr>
            </w:pPr>
            <w:r w:rsidDel="00000000" w:rsidR="00000000" w:rsidRPr="00000000">
              <w:rPr>
                <w:rFonts w:ascii="Arial" w:cs="Arial" w:eastAsia="Arial" w:hAnsi="Arial"/>
                <w:sz w:val="14"/>
                <w:szCs w:val="14"/>
                <w:rtl w:val="0"/>
              </w:rPr>
              <w:t xml:space="preserve">27</w:t>
            </w:r>
          </w:p>
        </w:tc>
        <w:tc>
          <w:tcPr/>
          <w:p w:rsidR="00000000" w:rsidDel="00000000" w:rsidP="00000000" w:rsidRDefault="00000000" w:rsidRPr="00000000" w14:paraId="000004D8">
            <w:pPr>
              <w:rPr>
                <w:rFonts w:ascii="Arial" w:cs="Arial" w:eastAsia="Arial" w:hAnsi="Arial"/>
                <w:sz w:val="14"/>
                <w:szCs w:val="14"/>
              </w:rPr>
            </w:pPr>
            <w:r w:rsidDel="00000000" w:rsidR="00000000" w:rsidRPr="00000000">
              <w:rPr>
                <w:rFonts w:ascii="Arial" w:cs="Arial" w:eastAsia="Arial" w:hAnsi="Arial"/>
                <w:sz w:val="14"/>
                <w:szCs w:val="14"/>
                <w:rtl w:val="0"/>
              </w:rPr>
              <w:t xml:space="preserve">Franco Da Rocha</w:t>
            </w:r>
          </w:p>
        </w:tc>
        <w:tc>
          <w:tcPr/>
          <w:p w:rsidR="00000000" w:rsidDel="00000000" w:rsidP="00000000" w:rsidRDefault="00000000" w:rsidRPr="00000000" w14:paraId="000004D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DA">
            <w:pPr>
              <w:rPr>
                <w:rFonts w:ascii="Arial" w:cs="Arial" w:eastAsia="Arial" w:hAnsi="Arial"/>
                <w:sz w:val="14"/>
                <w:szCs w:val="14"/>
              </w:rPr>
            </w:pPr>
            <w:r w:rsidDel="00000000" w:rsidR="00000000" w:rsidRPr="00000000">
              <w:rPr>
                <w:rFonts w:ascii="Arial" w:cs="Arial" w:eastAsia="Arial" w:hAnsi="Arial"/>
                <w:sz w:val="14"/>
                <w:szCs w:val="14"/>
                <w:rtl w:val="0"/>
              </w:rPr>
              <w:t xml:space="preserve">44.1</w:t>
            </w:r>
          </w:p>
        </w:tc>
        <w:tc>
          <w:tcPr/>
          <w:p w:rsidR="00000000" w:rsidDel="00000000" w:rsidP="00000000" w:rsidRDefault="00000000" w:rsidRPr="00000000" w14:paraId="000004DB">
            <w:pPr>
              <w:rPr>
                <w:rFonts w:ascii="Arial" w:cs="Arial" w:eastAsia="Arial" w:hAnsi="Arial"/>
                <w:sz w:val="14"/>
                <w:szCs w:val="14"/>
              </w:rPr>
            </w:pPr>
            <w:r w:rsidDel="00000000" w:rsidR="00000000" w:rsidRPr="00000000">
              <w:rPr>
                <w:rFonts w:ascii="Arial" w:cs="Arial" w:eastAsia="Arial" w:hAnsi="Arial"/>
                <w:sz w:val="14"/>
                <w:szCs w:val="14"/>
                <w:rtl w:val="0"/>
              </w:rPr>
              <w:t xml:space="preserve">83.8</w:t>
            </w:r>
          </w:p>
        </w:tc>
        <w:tc>
          <w:tcPr/>
          <w:p w:rsidR="00000000" w:rsidDel="00000000" w:rsidP="00000000" w:rsidRDefault="00000000" w:rsidRPr="00000000" w14:paraId="000004DC">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4DD">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DE">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4D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E0">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4E1">
            <w:pPr>
              <w:rPr>
                <w:rFonts w:ascii="Arial" w:cs="Arial" w:eastAsia="Arial" w:hAnsi="Arial"/>
                <w:sz w:val="14"/>
                <w:szCs w:val="14"/>
              </w:rPr>
            </w:pPr>
            <w:r w:rsidDel="00000000" w:rsidR="00000000" w:rsidRPr="00000000">
              <w:rPr>
                <w:rFonts w:ascii="Arial" w:cs="Arial" w:eastAsia="Arial" w:hAnsi="Arial"/>
                <w:sz w:val="14"/>
                <w:szCs w:val="14"/>
                <w:rtl w:val="0"/>
              </w:rPr>
              <w:t xml:space="preserve">28</w:t>
            </w:r>
          </w:p>
        </w:tc>
        <w:tc>
          <w:tcPr/>
          <w:p w:rsidR="00000000" w:rsidDel="00000000" w:rsidP="00000000" w:rsidRDefault="00000000" w:rsidRPr="00000000" w14:paraId="000004E2">
            <w:pPr>
              <w:rPr>
                <w:rFonts w:ascii="Arial" w:cs="Arial" w:eastAsia="Arial" w:hAnsi="Arial"/>
                <w:sz w:val="14"/>
                <w:szCs w:val="14"/>
              </w:rPr>
            </w:pPr>
            <w:r w:rsidDel="00000000" w:rsidR="00000000" w:rsidRPr="00000000">
              <w:rPr>
                <w:rFonts w:ascii="Arial" w:cs="Arial" w:eastAsia="Arial" w:hAnsi="Arial"/>
                <w:sz w:val="14"/>
                <w:szCs w:val="14"/>
                <w:rtl w:val="0"/>
              </w:rPr>
              <w:t xml:space="preserve">Grande Abc</w:t>
            </w:r>
          </w:p>
        </w:tc>
        <w:tc>
          <w:tcPr/>
          <w:p w:rsidR="00000000" w:rsidDel="00000000" w:rsidP="00000000" w:rsidRDefault="00000000" w:rsidRPr="00000000" w14:paraId="000004E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E4">
            <w:pPr>
              <w:rPr>
                <w:rFonts w:ascii="Arial" w:cs="Arial" w:eastAsia="Arial" w:hAnsi="Arial"/>
                <w:sz w:val="14"/>
                <w:szCs w:val="14"/>
              </w:rPr>
            </w:pPr>
            <w:r w:rsidDel="00000000" w:rsidR="00000000" w:rsidRPr="00000000">
              <w:rPr>
                <w:rFonts w:ascii="Arial" w:cs="Arial" w:eastAsia="Arial" w:hAnsi="Arial"/>
                <w:sz w:val="14"/>
                <w:szCs w:val="14"/>
                <w:rtl w:val="0"/>
              </w:rPr>
              <w:t xml:space="preserve">14.0</w:t>
            </w:r>
          </w:p>
        </w:tc>
        <w:tc>
          <w:tcPr/>
          <w:p w:rsidR="00000000" w:rsidDel="00000000" w:rsidP="00000000" w:rsidRDefault="00000000" w:rsidRPr="00000000" w14:paraId="000004E5">
            <w:pPr>
              <w:rPr>
                <w:rFonts w:ascii="Arial" w:cs="Arial" w:eastAsia="Arial" w:hAnsi="Arial"/>
                <w:sz w:val="14"/>
                <w:szCs w:val="14"/>
              </w:rPr>
            </w:pPr>
            <w:r w:rsidDel="00000000" w:rsidR="00000000" w:rsidRPr="00000000">
              <w:rPr>
                <w:rFonts w:ascii="Arial" w:cs="Arial" w:eastAsia="Arial" w:hAnsi="Arial"/>
                <w:sz w:val="14"/>
                <w:szCs w:val="14"/>
                <w:rtl w:val="0"/>
              </w:rPr>
              <w:t xml:space="preserve">40.4</w:t>
            </w:r>
          </w:p>
        </w:tc>
        <w:tc>
          <w:tcPr/>
          <w:p w:rsidR="00000000" w:rsidDel="00000000" w:rsidP="00000000" w:rsidRDefault="00000000" w:rsidRPr="00000000" w14:paraId="000004E6">
            <w:pPr>
              <w:rPr>
                <w:rFonts w:ascii="Arial" w:cs="Arial" w:eastAsia="Arial" w:hAnsi="Arial"/>
                <w:sz w:val="14"/>
                <w:szCs w:val="14"/>
              </w:rPr>
            </w:pPr>
            <w:r w:rsidDel="00000000" w:rsidR="00000000" w:rsidRPr="00000000">
              <w:rPr>
                <w:rFonts w:ascii="Arial" w:cs="Arial" w:eastAsia="Arial" w:hAnsi="Arial"/>
                <w:sz w:val="14"/>
                <w:szCs w:val="14"/>
                <w:rtl w:val="0"/>
              </w:rPr>
              <w:t xml:space="preserve">26.6</w:t>
            </w:r>
          </w:p>
        </w:tc>
        <w:tc>
          <w:tcPr/>
          <w:p w:rsidR="00000000" w:rsidDel="00000000" w:rsidP="00000000" w:rsidRDefault="00000000" w:rsidRPr="00000000" w14:paraId="000004E7">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4E8">
            <w:pPr>
              <w:rPr>
                <w:rFonts w:ascii="Arial" w:cs="Arial" w:eastAsia="Arial" w:hAnsi="Arial"/>
                <w:sz w:val="14"/>
                <w:szCs w:val="14"/>
              </w:rPr>
            </w:pPr>
            <w:r w:rsidDel="00000000" w:rsidR="00000000" w:rsidRPr="00000000">
              <w:rPr>
                <w:rFonts w:ascii="Arial" w:cs="Arial" w:eastAsia="Arial" w:hAnsi="Arial"/>
                <w:sz w:val="14"/>
                <w:szCs w:val="14"/>
                <w:rtl w:val="0"/>
              </w:rPr>
              <w:t xml:space="preserve">22.4</w:t>
            </w:r>
          </w:p>
        </w:tc>
        <w:tc>
          <w:tcPr/>
          <w:p w:rsidR="00000000" w:rsidDel="00000000" w:rsidP="00000000" w:rsidRDefault="00000000" w:rsidRPr="00000000" w14:paraId="000004E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EA">
            <w:pPr>
              <w:rPr>
                <w:rFonts w:ascii="Arial" w:cs="Arial" w:eastAsia="Arial" w:hAnsi="Arial"/>
                <w:sz w:val="14"/>
                <w:szCs w:val="14"/>
              </w:rPr>
            </w:pPr>
            <w:r w:rsidDel="00000000" w:rsidR="00000000" w:rsidRPr="00000000">
              <w:rPr>
                <w:rFonts w:ascii="Arial" w:cs="Arial" w:eastAsia="Arial" w:hAnsi="Arial"/>
                <w:sz w:val="14"/>
                <w:szCs w:val="14"/>
                <w:rtl w:val="0"/>
              </w:rPr>
              <w:t xml:space="preserve">38.5</w:t>
            </w:r>
          </w:p>
        </w:tc>
      </w:tr>
      <w:tr>
        <w:trPr>
          <w:cantSplit w:val="0"/>
          <w:trHeight w:val="92" w:hRule="atLeast"/>
          <w:tblHeader w:val="0"/>
        </w:trPr>
        <w:tc>
          <w:tcPr/>
          <w:p w:rsidR="00000000" w:rsidDel="00000000" w:rsidP="00000000" w:rsidRDefault="00000000" w:rsidRPr="00000000" w14:paraId="000004EB">
            <w:pPr>
              <w:rPr>
                <w:rFonts w:ascii="Arial" w:cs="Arial" w:eastAsia="Arial" w:hAnsi="Arial"/>
                <w:sz w:val="14"/>
                <w:szCs w:val="14"/>
              </w:rPr>
            </w:pPr>
            <w:r w:rsidDel="00000000" w:rsidR="00000000" w:rsidRPr="00000000">
              <w:rPr>
                <w:rFonts w:ascii="Arial" w:cs="Arial" w:eastAsia="Arial" w:hAnsi="Arial"/>
                <w:sz w:val="14"/>
                <w:szCs w:val="14"/>
                <w:rtl w:val="0"/>
              </w:rPr>
              <w:t xml:space="preserve">29</w:t>
            </w:r>
          </w:p>
        </w:tc>
        <w:tc>
          <w:tcPr/>
          <w:p w:rsidR="00000000" w:rsidDel="00000000" w:rsidP="00000000" w:rsidRDefault="00000000" w:rsidRPr="00000000" w14:paraId="000004EC">
            <w:pPr>
              <w:rPr>
                <w:rFonts w:ascii="Arial" w:cs="Arial" w:eastAsia="Arial" w:hAnsi="Arial"/>
                <w:sz w:val="14"/>
                <w:szCs w:val="14"/>
              </w:rPr>
            </w:pPr>
            <w:r w:rsidDel="00000000" w:rsidR="00000000" w:rsidRPr="00000000">
              <w:rPr>
                <w:rFonts w:ascii="Arial" w:cs="Arial" w:eastAsia="Arial" w:hAnsi="Arial"/>
                <w:sz w:val="14"/>
                <w:szCs w:val="14"/>
                <w:rtl w:val="0"/>
              </w:rPr>
              <w:t xml:space="preserve">Horizonte Verde</w:t>
            </w:r>
          </w:p>
        </w:tc>
        <w:tc>
          <w:tcPr/>
          <w:p w:rsidR="00000000" w:rsidDel="00000000" w:rsidP="00000000" w:rsidRDefault="00000000" w:rsidRPr="00000000" w14:paraId="000004E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EE">
            <w:pPr>
              <w:rPr>
                <w:rFonts w:ascii="Arial" w:cs="Arial" w:eastAsia="Arial" w:hAnsi="Arial"/>
                <w:sz w:val="14"/>
                <w:szCs w:val="14"/>
              </w:rPr>
            </w:pPr>
            <w:r w:rsidDel="00000000" w:rsidR="00000000" w:rsidRPr="00000000">
              <w:rPr>
                <w:rFonts w:ascii="Arial" w:cs="Arial" w:eastAsia="Arial" w:hAnsi="Arial"/>
                <w:sz w:val="14"/>
                <w:szCs w:val="14"/>
                <w:rtl w:val="0"/>
              </w:rPr>
              <w:t xml:space="preserve">50.0</w:t>
            </w:r>
          </w:p>
        </w:tc>
        <w:tc>
          <w:tcPr/>
          <w:p w:rsidR="00000000" w:rsidDel="00000000" w:rsidP="00000000" w:rsidRDefault="00000000" w:rsidRPr="00000000" w14:paraId="000004EF">
            <w:pPr>
              <w:rPr>
                <w:rFonts w:ascii="Arial" w:cs="Arial" w:eastAsia="Arial" w:hAnsi="Arial"/>
                <w:sz w:val="14"/>
                <w:szCs w:val="14"/>
              </w:rPr>
            </w:pPr>
            <w:r w:rsidDel="00000000" w:rsidR="00000000" w:rsidRPr="00000000">
              <w:rPr>
                <w:rFonts w:ascii="Arial" w:cs="Arial" w:eastAsia="Arial" w:hAnsi="Arial"/>
                <w:sz w:val="14"/>
                <w:szCs w:val="14"/>
                <w:rtl w:val="0"/>
              </w:rPr>
              <w:t xml:space="preserve">90.4</w:t>
            </w:r>
          </w:p>
        </w:tc>
        <w:tc>
          <w:tcPr/>
          <w:p w:rsidR="00000000" w:rsidDel="00000000" w:rsidP="00000000" w:rsidRDefault="00000000" w:rsidRPr="00000000" w14:paraId="000004F0">
            <w:pPr>
              <w:rPr>
                <w:rFonts w:ascii="Arial" w:cs="Arial" w:eastAsia="Arial" w:hAnsi="Arial"/>
                <w:sz w:val="14"/>
                <w:szCs w:val="14"/>
              </w:rPr>
            </w:pPr>
            <w:r w:rsidDel="00000000" w:rsidR="00000000" w:rsidRPr="00000000">
              <w:rPr>
                <w:rFonts w:ascii="Arial" w:cs="Arial" w:eastAsia="Arial" w:hAnsi="Arial"/>
                <w:sz w:val="14"/>
                <w:szCs w:val="14"/>
                <w:rtl w:val="0"/>
              </w:rPr>
              <w:t xml:space="preserve">1.6</w:t>
            </w:r>
          </w:p>
        </w:tc>
        <w:tc>
          <w:tcPr/>
          <w:p w:rsidR="00000000" w:rsidDel="00000000" w:rsidP="00000000" w:rsidRDefault="00000000" w:rsidRPr="00000000" w14:paraId="000004F1">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4F2">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F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F4">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4F5">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c>
          <w:tcPr/>
          <w:p w:rsidR="00000000" w:rsidDel="00000000" w:rsidP="00000000" w:rsidRDefault="00000000" w:rsidRPr="00000000" w14:paraId="000004F6">
            <w:pPr>
              <w:rPr>
                <w:rFonts w:ascii="Arial" w:cs="Arial" w:eastAsia="Arial" w:hAnsi="Arial"/>
                <w:sz w:val="14"/>
                <w:szCs w:val="14"/>
              </w:rPr>
            </w:pPr>
            <w:r w:rsidDel="00000000" w:rsidR="00000000" w:rsidRPr="00000000">
              <w:rPr>
                <w:rFonts w:ascii="Arial" w:cs="Arial" w:eastAsia="Arial" w:hAnsi="Arial"/>
                <w:sz w:val="14"/>
                <w:szCs w:val="14"/>
                <w:rtl w:val="0"/>
              </w:rPr>
              <w:t xml:space="preserve">Itapetininga</w:t>
            </w:r>
          </w:p>
        </w:tc>
        <w:tc>
          <w:tcPr/>
          <w:p w:rsidR="00000000" w:rsidDel="00000000" w:rsidP="00000000" w:rsidRDefault="00000000" w:rsidRPr="00000000" w14:paraId="000004F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4F8">
            <w:pPr>
              <w:rPr>
                <w:rFonts w:ascii="Arial" w:cs="Arial" w:eastAsia="Arial" w:hAnsi="Arial"/>
                <w:sz w:val="14"/>
                <w:szCs w:val="14"/>
              </w:rPr>
            </w:pPr>
            <w:r w:rsidDel="00000000" w:rsidR="00000000" w:rsidRPr="00000000">
              <w:rPr>
                <w:rFonts w:ascii="Arial" w:cs="Arial" w:eastAsia="Arial" w:hAnsi="Arial"/>
                <w:sz w:val="14"/>
                <w:szCs w:val="14"/>
                <w:rtl w:val="0"/>
              </w:rPr>
              <w:t xml:space="preserve">39.0</w:t>
            </w:r>
          </w:p>
        </w:tc>
        <w:tc>
          <w:tcPr/>
          <w:p w:rsidR="00000000" w:rsidDel="00000000" w:rsidP="00000000" w:rsidRDefault="00000000" w:rsidRPr="00000000" w14:paraId="000004F9">
            <w:pPr>
              <w:rPr>
                <w:rFonts w:ascii="Arial" w:cs="Arial" w:eastAsia="Arial" w:hAnsi="Arial"/>
                <w:sz w:val="14"/>
                <w:szCs w:val="14"/>
              </w:rPr>
            </w:pPr>
            <w:r w:rsidDel="00000000" w:rsidR="00000000" w:rsidRPr="00000000">
              <w:rPr>
                <w:rFonts w:ascii="Arial" w:cs="Arial" w:eastAsia="Arial" w:hAnsi="Arial"/>
                <w:sz w:val="14"/>
                <w:szCs w:val="14"/>
                <w:rtl w:val="0"/>
              </w:rPr>
              <w:t xml:space="preserve">81.6</w:t>
            </w:r>
          </w:p>
        </w:tc>
        <w:tc>
          <w:tcPr/>
          <w:p w:rsidR="00000000" w:rsidDel="00000000" w:rsidP="00000000" w:rsidRDefault="00000000" w:rsidRPr="00000000" w14:paraId="000004FA">
            <w:pPr>
              <w:rPr>
                <w:rFonts w:ascii="Arial" w:cs="Arial" w:eastAsia="Arial" w:hAnsi="Arial"/>
                <w:sz w:val="14"/>
                <w:szCs w:val="14"/>
              </w:rPr>
            </w:pPr>
            <w:r w:rsidDel="00000000" w:rsidR="00000000" w:rsidRPr="00000000">
              <w:rPr>
                <w:rFonts w:ascii="Arial" w:cs="Arial" w:eastAsia="Arial" w:hAnsi="Arial"/>
                <w:sz w:val="14"/>
                <w:szCs w:val="14"/>
                <w:rtl w:val="0"/>
              </w:rPr>
              <w:t xml:space="preserve">1.6</w:t>
            </w:r>
          </w:p>
        </w:tc>
        <w:tc>
          <w:tcPr/>
          <w:p w:rsidR="00000000" w:rsidDel="00000000" w:rsidP="00000000" w:rsidRDefault="00000000" w:rsidRPr="00000000" w14:paraId="000004FB">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4FC">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4F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4FE">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4FF">
            <w:pPr>
              <w:rPr>
                <w:rFonts w:ascii="Arial" w:cs="Arial" w:eastAsia="Arial" w:hAnsi="Arial"/>
                <w:sz w:val="14"/>
                <w:szCs w:val="14"/>
              </w:rPr>
            </w:pPr>
            <w:r w:rsidDel="00000000" w:rsidR="00000000" w:rsidRPr="00000000">
              <w:rPr>
                <w:rFonts w:ascii="Arial" w:cs="Arial" w:eastAsia="Arial" w:hAnsi="Arial"/>
                <w:sz w:val="14"/>
                <w:szCs w:val="14"/>
                <w:rtl w:val="0"/>
              </w:rPr>
              <w:t xml:space="preserve">31</w:t>
            </w:r>
          </w:p>
        </w:tc>
        <w:tc>
          <w:tcPr/>
          <w:p w:rsidR="00000000" w:rsidDel="00000000" w:rsidP="00000000" w:rsidRDefault="00000000" w:rsidRPr="00000000" w14:paraId="00000500">
            <w:pPr>
              <w:rPr>
                <w:rFonts w:ascii="Arial" w:cs="Arial" w:eastAsia="Arial" w:hAnsi="Arial"/>
                <w:sz w:val="14"/>
                <w:szCs w:val="14"/>
              </w:rPr>
            </w:pPr>
            <w:r w:rsidDel="00000000" w:rsidR="00000000" w:rsidRPr="00000000">
              <w:rPr>
                <w:rFonts w:ascii="Arial" w:cs="Arial" w:eastAsia="Arial" w:hAnsi="Arial"/>
                <w:sz w:val="14"/>
                <w:szCs w:val="14"/>
                <w:rtl w:val="0"/>
              </w:rPr>
              <w:t xml:space="preserve">Itapeva</w:t>
            </w:r>
          </w:p>
        </w:tc>
        <w:tc>
          <w:tcPr/>
          <w:p w:rsidR="00000000" w:rsidDel="00000000" w:rsidP="00000000" w:rsidRDefault="00000000" w:rsidRPr="00000000" w14:paraId="0000050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02">
            <w:pPr>
              <w:rPr>
                <w:rFonts w:ascii="Arial" w:cs="Arial" w:eastAsia="Arial" w:hAnsi="Arial"/>
                <w:sz w:val="14"/>
                <w:szCs w:val="14"/>
              </w:rPr>
            </w:pPr>
            <w:r w:rsidDel="00000000" w:rsidR="00000000" w:rsidRPr="00000000">
              <w:rPr>
                <w:rFonts w:ascii="Arial" w:cs="Arial" w:eastAsia="Arial" w:hAnsi="Arial"/>
                <w:sz w:val="14"/>
                <w:szCs w:val="14"/>
                <w:rtl w:val="0"/>
              </w:rPr>
              <w:t xml:space="preserve">65.4</w:t>
            </w:r>
          </w:p>
        </w:tc>
        <w:tc>
          <w:tcPr/>
          <w:p w:rsidR="00000000" w:rsidDel="00000000" w:rsidP="00000000" w:rsidRDefault="00000000" w:rsidRPr="00000000" w14:paraId="00000503">
            <w:pPr>
              <w:rPr>
                <w:rFonts w:ascii="Arial" w:cs="Arial" w:eastAsia="Arial" w:hAnsi="Arial"/>
                <w:sz w:val="14"/>
                <w:szCs w:val="14"/>
              </w:rPr>
            </w:pPr>
            <w:r w:rsidDel="00000000" w:rsidR="00000000" w:rsidRPr="00000000">
              <w:rPr>
                <w:rFonts w:ascii="Arial" w:cs="Arial" w:eastAsia="Arial" w:hAnsi="Arial"/>
                <w:sz w:val="14"/>
                <w:szCs w:val="14"/>
                <w:rtl w:val="0"/>
              </w:rPr>
              <w:t xml:space="preserve">92.6</w:t>
            </w:r>
          </w:p>
        </w:tc>
        <w:tc>
          <w:tcPr/>
          <w:p w:rsidR="00000000" w:rsidDel="00000000" w:rsidP="00000000" w:rsidRDefault="00000000" w:rsidRPr="00000000" w14:paraId="00000504">
            <w:pPr>
              <w:rPr>
                <w:rFonts w:ascii="Arial" w:cs="Arial" w:eastAsia="Arial" w:hAnsi="Arial"/>
                <w:sz w:val="14"/>
                <w:szCs w:val="14"/>
              </w:rPr>
            </w:pPr>
            <w:r w:rsidDel="00000000" w:rsidR="00000000" w:rsidRPr="00000000">
              <w:rPr>
                <w:rFonts w:ascii="Arial" w:cs="Arial" w:eastAsia="Arial" w:hAnsi="Arial"/>
                <w:sz w:val="14"/>
                <w:szCs w:val="14"/>
                <w:rtl w:val="0"/>
              </w:rPr>
              <w:t xml:space="preserve">0.7</w:t>
            </w:r>
          </w:p>
        </w:tc>
        <w:tc>
          <w:tcPr/>
          <w:p w:rsidR="00000000" w:rsidDel="00000000" w:rsidP="00000000" w:rsidRDefault="00000000" w:rsidRPr="00000000" w14:paraId="00000505">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0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0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08">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09">
            <w:pPr>
              <w:rPr>
                <w:rFonts w:ascii="Arial" w:cs="Arial" w:eastAsia="Arial" w:hAnsi="Arial"/>
                <w:sz w:val="14"/>
                <w:szCs w:val="14"/>
              </w:rPr>
            </w:pPr>
            <w:r w:rsidDel="00000000" w:rsidR="00000000" w:rsidRPr="00000000">
              <w:rPr>
                <w:rFonts w:ascii="Arial" w:cs="Arial" w:eastAsia="Arial" w:hAnsi="Arial"/>
                <w:sz w:val="14"/>
                <w:szCs w:val="14"/>
                <w:rtl w:val="0"/>
              </w:rPr>
              <w:t xml:space="preserve">32</w:t>
            </w:r>
          </w:p>
        </w:tc>
        <w:tc>
          <w:tcPr/>
          <w:p w:rsidR="00000000" w:rsidDel="00000000" w:rsidP="00000000" w:rsidRDefault="00000000" w:rsidRPr="00000000" w14:paraId="0000050A">
            <w:pPr>
              <w:rPr>
                <w:rFonts w:ascii="Arial" w:cs="Arial" w:eastAsia="Arial" w:hAnsi="Arial"/>
                <w:sz w:val="14"/>
                <w:szCs w:val="14"/>
              </w:rPr>
            </w:pPr>
            <w:r w:rsidDel="00000000" w:rsidR="00000000" w:rsidRPr="00000000">
              <w:rPr>
                <w:rFonts w:ascii="Arial" w:cs="Arial" w:eastAsia="Arial" w:hAnsi="Arial"/>
                <w:sz w:val="14"/>
                <w:szCs w:val="14"/>
                <w:rtl w:val="0"/>
              </w:rPr>
              <w:t xml:space="preserve">Jales</w:t>
            </w:r>
          </w:p>
        </w:tc>
        <w:tc>
          <w:tcPr/>
          <w:p w:rsidR="00000000" w:rsidDel="00000000" w:rsidP="00000000" w:rsidRDefault="00000000" w:rsidRPr="00000000" w14:paraId="0000050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0C">
            <w:pPr>
              <w:rPr>
                <w:rFonts w:ascii="Arial" w:cs="Arial" w:eastAsia="Arial" w:hAnsi="Arial"/>
                <w:sz w:val="14"/>
                <w:szCs w:val="14"/>
              </w:rPr>
            </w:pPr>
            <w:r w:rsidDel="00000000" w:rsidR="00000000" w:rsidRPr="00000000">
              <w:rPr>
                <w:rFonts w:ascii="Arial" w:cs="Arial" w:eastAsia="Arial" w:hAnsi="Arial"/>
                <w:sz w:val="14"/>
                <w:szCs w:val="14"/>
                <w:rtl w:val="0"/>
              </w:rPr>
              <w:t xml:space="preserve">64.0</w:t>
            </w:r>
          </w:p>
        </w:tc>
        <w:tc>
          <w:tcPr/>
          <w:p w:rsidR="00000000" w:rsidDel="00000000" w:rsidP="00000000" w:rsidRDefault="00000000" w:rsidRPr="00000000" w14:paraId="0000050D">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93.4</w:t>
            </w:r>
          </w:p>
        </w:tc>
        <w:tc>
          <w:tcPr/>
          <w:p w:rsidR="00000000" w:rsidDel="00000000" w:rsidP="00000000" w:rsidRDefault="00000000" w:rsidRPr="00000000" w14:paraId="0000050E">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0.7</w:t>
            </w:r>
          </w:p>
        </w:tc>
        <w:tc>
          <w:tcPr/>
          <w:p w:rsidR="00000000" w:rsidDel="00000000" w:rsidP="00000000" w:rsidRDefault="00000000" w:rsidRPr="00000000" w14:paraId="0000050F">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10">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1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12">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13">
            <w:pPr>
              <w:rPr>
                <w:rFonts w:ascii="Arial" w:cs="Arial" w:eastAsia="Arial" w:hAnsi="Arial"/>
                <w:sz w:val="14"/>
                <w:szCs w:val="14"/>
              </w:rPr>
            </w:pPr>
            <w:r w:rsidDel="00000000" w:rsidR="00000000" w:rsidRPr="00000000">
              <w:rPr>
                <w:rFonts w:ascii="Arial" w:cs="Arial" w:eastAsia="Arial" w:hAnsi="Arial"/>
                <w:sz w:val="14"/>
                <w:szCs w:val="14"/>
                <w:rtl w:val="0"/>
              </w:rPr>
              <w:t xml:space="preserve">33</w:t>
            </w:r>
          </w:p>
        </w:tc>
        <w:tc>
          <w:tcPr/>
          <w:p w:rsidR="00000000" w:rsidDel="00000000" w:rsidP="00000000" w:rsidRDefault="00000000" w:rsidRPr="00000000" w14:paraId="00000514">
            <w:pPr>
              <w:rPr>
                <w:rFonts w:ascii="Arial" w:cs="Arial" w:eastAsia="Arial" w:hAnsi="Arial"/>
                <w:sz w:val="14"/>
                <w:szCs w:val="14"/>
              </w:rPr>
            </w:pPr>
            <w:r w:rsidDel="00000000" w:rsidR="00000000" w:rsidRPr="00000000">
              <w:rPr>
                <w:rFonts w:ascii="Arial" w:cs="Arial" w:eastAsia="Arial" w:hAnsi="Arial"/>
                <w:sz w:val="14"/>
                <w:szCs w:val="14"/>
                <w:rtl w:val="0"/>
              </w:rPr>
              <w:t xml:space="preserve">Jau</w:t>
            </w:r>
          </w:p>
        </w:tc>
        <w:tc>
          <w:tcPr/>
          <w:p w:rsidR="00000000" w:rsidDel="00000000" w:rsidP="00000000" w:rsidRDefault="00000000" w:rsidRPr="00000000" w14:paraId="0000051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16">
            <w:pPr>
              <w:rPr>
                <w:rFonts w:ascii="Arial" w:cs="Arial" w:eastAsia="Arial" w:hAnsi="Arial"/>
                <w:sz w:val="14"/>
                <w:szCs w:val="14"/>
              </w:rPr>
            </w:pPr>
            <w:r w:rsidDel="00000000" w:rsidR="00000000" w:rsidRPr="00000000">
              <w:rPr>
                <w:rFonts w:ascii="Arial" w:cs="Arial" w:eastAsia="Arial" w:hAnsi="Arial"/>
                <w:sz w:val="14"/>
                <w:szCs w:val="14"/>
                <w:rtl w:val="0"/>
              </w:rPr>
              <w:t xml:space="preserve">30.9</w:t>
            </w:r>
          </w:p>
        </w:tc>
        <w:tc>
          <w:tcPr/>
          <w:p w:rsidR="00000000" w:rsidDel="00000000" w:rsidP="00000000" w:rsidRDefault="00000000" w:rsidRPr="00000000" w14:paraId="00000517">
            <w:pPr>
              <w:rPr>
                <w:rFonts w:ascii="Arial" w:cs="Arial" w:eastAsia="Arial" w:hAnsi="Arial"/>
                <w:sz w:val="14"/>
                <w:szCs w:val="14"/>
              </w:rPr>
            </w:pPr>
            <w:r w:rsidDel="00000000" w:rsidR="00000000" w:rsidRPr="00000000">
              <w:rPr>
                <w:rFonts w:ascii="Arial" w:cs="Arial" w:eastAsia="Arial" w:hAnsi="Arial"/>
                <w:sz w:val="14"/>
                <w:szCs w:val="14"/>
                <w:rtl w:val="0"/>
              </w:rPr>
              <w:t xml:space="preserve">76.5</w:t>
            </w:r>
          </w:p>
        </w:tc>
        <w:tc>
          <w:tcPr/>
          <w:p w:rsidR="00000000" w:rsidDel="00000000" w:rsidP="00000000" w:rsidRDefault="00000000" w:rsidRPr="00000000" w14:paraId="00000518">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c>
          <w:tcPr/>
          <w:p w:rsidR="00000000" w:rsidDel="00000000" w:rsidP="00000000" w:rsidRDefault="00000000" w:rsidRPr="00000000" w14:paraId="00000519">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51A">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51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1C">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r>
      <w:tr>
        <w:trPr>
          <w:cantSplit w:val="0"/>
          <w:trHeight w:val="92" w:hRule="atLeast"/>
          <w:tblHeader w:val="0"/>
        </w:trPr>
        <w:tc>
          <w:tcPr/>
          <w:p w:rsidR="00000000" w:rsidDel="00000000" w:rsidP="00000000" w:rsidRDefault="00000000" w:rsidRPr="00000000" w14:paraId="0000051D">
            <w:pPr>
              <w:rPr>
                <w:rFonts w:ascii="Arial" w:cs="Arial" w:eastAsia="Arial" w:hAnsi="Arial"/>
                <w:sz w:val="14"/>
                <w:szCs w:val="14"/>
              </w:rPr>
            </w:pPr>
            <w:r w:rsidDel="00000000" w:rsidR="00000000" w:rsidRPr="00000000">
              <w:rPr>
                <w:rFonts w:ascii="Arial" w:cs="Arial" w:eastAsia="Arial" w:hAnsi="Arial"/>
                <w:sz w:val="14"/>
                <w:szCs w:val="14"/>
                <w:rtl w:val="0"/>
              </w:rPr>
              <w:t xml:space="preserve">34</w:t>
            </w:r>
          </w:p>
        </w:tc>
        <w:tc>
          <w:tcPr/>
          <w:p w:rsidR="00000000" w:rsidDel="00000000" w:rsidP="00000000" w:rsidRDefault="00000000" w:rsidRPr="00000000" w14:paraId="0000051E">
            <w:pPr>
              <w:rPr>
                <w:rFonts w:ascii="Arial" w:cs="Arial" w:eastAsia="Arial" w:hAnsi="Arial"/>
                <w:sz w:val="14"/>
                <w:szCs w:val="14"/>
              </w:rPr>
            </w:pPr>
            <w:r w:rsidDel="00000000" w:rsidR="00000000" w:rsidRPr="00000000">
              <w:rPr>
                <w:rFonts w:ascii="Arial" w:cs="Arial" w:eastAsia="Arial" w:hAnsi="Arial"/>
                <w:sz w:val="14"/>
                <w:szCs w:val="14"/>
                <w:rtl w:val="0"/>
              </w:rPr>
              <w:t xml:space="preserve">José Bonifácio</w:t>
            </w:r>
          </w:p>
        </w:tc>
        <w:tc>
          <w:tcPr/>
          <w:p w:rsidR="00000000" w:rsidDel="00000000" w:rsidP="00000000" w:rsidRDefault="00000000" w:rsidRPr="00000000" w14:paraId="0000051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20">
            <w:pPr>
              <w:rPr>
                <w:rFonts w:ascii="Arial" w:cs="Arial" w:eastAsia="Arial" w:hAnsi="Arial"/>
                <w:sz w:val="14"/>
                <w:szCs w:val="14"/>
              </w:rPr>
            </w:pPr>
            <w:r w:rsidDel="00000000" w:rsidR="00000000" w:rsidRPr="00000000">
              <w:rPr>
                <w:rFonts w:ascii="Arial" w:cs="Arial" w:eastAsia="Arial" w:hAnsi="Arial"/>
                <w:sz w:val="14"/>
                <w:szCs w:val="14"/>
                <w:rtl w:val="0"/>
              </w:rPr>
              <w:t xml:space="preserve">40.4</w:t>
            </w:r>
          </w:p>
        </w:tc>
        <w:tc>
          <w:tcPr/>
          <w:p w:rsidR="00000000" w:rsidDel="00000000" w:rsidP="00000000" w:rsidRDefault="00000000" w:rsidRPr="00000000" w14:paraId="00000521">
            <w:pPr>
              <w:rPr>
                <w:rFonts w:ascii="Arial" w:cs="Arial" w:eastAsia="Arial" w:hAnsi="Arial"/>
                <w:sz w:val="14"/>
                <w:szCs w:val="14"/>
              </w:rPr>
            </w:pPr>
            <w:r w:rsidDel="00000000" w:rsidR="00000000" w:rsidRPr="00000000">
              <w:rPr>
                <w:rFonts w:ascii="Arial" w:cs="Arial" w:eastAsia="Arial" w:hAnsi="Arial"/>
                <w:sz w:val="14"/>
                <w:szCs w:val="14"/>
                <w:rtl w:val="0"/>
              </w:rPr>
              <w:t xml:space="preserve">81.6</w:t>
            </w:r>
          </w:p>
        </w:tc>
        <w:tc>
          <w:tcPr/>
          <w:p w:rsidR="00000000" w:rsidDel="00000000" w:rsidP="00000000" w:rsidRDefault="00000000" w:rsidRPr="00000000" w14:paraId="00000522">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523">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24">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52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26">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527">
            <w:pPr>
              <w:rPr>
                <w:rFonts w:ascii="Arial" w:cs="Arial" w:eastAsia="Arial" w:hAnsi="Arial"/>
                <w:sz w:val="14"/>
                <w:szCs w:val="14"/>
              </w:rPr>
            </w:pPr>
            <w:r w:rsidDel="00000000" w:rsidR="00000000" w:rsidRPr="00000000">
              <w:rPr>
                <w:rFonts w:ascii="Arial" w:cs="Arial" w:eastAsia="Arial" w:hAnsi="Arial"/>
                <w:sz w:val="14"/>
                <w:szCs w:val="14"/>
                <w:rtl w:val="0"/>
              </w:rPr>
              <w:t xml:space="preserve">35</w:t>
            </w:r>
          </w:p>
        </w:tc>
        <w:tc>
          <w:tcPr/>
          <w:p w:rsidR="00000000" w:rsidDel="00000000" w:rsidP="00000000" w:rsidRDefault="00000000" w:rsidRPr="00000000" w14:paraId="00000528">
            <w:pPr>
              <w:rPr>
                <w:rFonts w:ascii="Arial" w:cs="Arial" w:eastAsia="Arial" w:hAnsi="Arial"/>
                <w:sz w:val="14"/>
                <w:szCs w:val="14"/>
              </w:rPr>
            </w:pPr>
            <w:r w:rsidDel="00000000" w:rsidR="00000000" w:rsidRPr="00000000">
              <w:rPr>
                <w:rFonts w:ascii="Arial" w:cs="Arial" w:eastAsia="Arial" w:hAnsi="Arial"/>
                <w:sz w:val="14"/>
                <w:szCs w:val="14"/>
                <w:rtl w:val="0"/>
              </w:rPr>
              <w:t xml:space="preserve">Jundiaí</w:t>
            </w:r>
          </w:p>
        </w:tc>
        <w:tc>
          <w:tcPr/>
          <w:p w:rsidR="00000000" w:rsidDel="00000000" w:rsidP="00000000" w:rsidRDefault="00000000" w:rsidRPr="00000000" w14:paraId="0000052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2A">
            <w:pPr>
              <w:rPr>
                <w:rFonts w:ascii="Arial" w:cs="Arial" w:eastAsia="Arial" w:hAnsi="Arial"/>
                <w:sz w:val="14"/>
                <w:szCs w:val="14"/>
              </w:rPr>
            </w:pPr>
            <w:r w:rsidDel="00000000" w:rsidR="00000000" w:rsidRPr="00000000">
              <w:rPr>
                <w:rFonts w:ascii="Arial" w:cs="Arial" w:eastAsia="Arial" w:hAnsi="Arial"/>
                <w:sz w:val="14"/>
                <w:szCs w:val="14"/>
                <w:rtl w:val="0"/>
              </w:rPr>
              <w:t xml:space="preserve">32.4</w:t>
            </w:r>
          </w:p>
        </w:tc>
        <w:tc>
          <w:tcPr/>
          <w:p w:rsidR="00000000" w:rsidDel="00000000" w:rsidP="00000000" w:rsidRDefault="00000000" w:rsidRPr="00000000" w14:paraId="0000052B">
            <w:pPr>
              <w:rPr>
                <w:rFonts w:ascii="Arial" w:cs="Arial" w:eastAsia="Arial" w:hAnsi="Arial"/>
                <w:sz w:val="14"/>
                <w:szCs w:val="14"/>
              </w:rPr>
            </w:pPr>
            <w:r w:rsidDel="00000000" w:rsidR="00000000" w:rsidRPr="00000000">
              <w:rPr>
                <w:rFonts w:ascii="Arial" w:cs="Arial" w:eastAsia="Arial" w:hAnsi="Arial"/>
                <w:sz w:val="14"/>
                <w:szCs w:val="14"/>
                <w:rtl w:val="0"/>
              </w:rPr>
              <w:t xml:space="preserve">86.0</w:t>
            </w:r>
          </w:p>
        </w:tc>
        <w:tc>
          <w:tcPr/>
          <w:p w:rsidR="00000000" w:rsidDel="00000000" w:rsidP="00000000" w:rsidRDefault="00000000" w:rsidRPr="00000000" w14:paraId="0000052C">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52D">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52E">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52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30">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r>
      <w:tr>
        <w:trPr>
          <w:cantSplit w:val="0"/>
          <w:trHeight w:val="92" w:hRule="atLeast"/>
          <w:tblHeader w:val="0"/>
        </w:trPr>
        <w:tc>
          <w:tcPr/>
          <w:p w:rsidR="00000000" w:rsidDel="00000000" w:rsidP="00000000" w:rsidRDefault="00000000" w:rsidRPr="00000000" w14:paraId="00000531">
            <w:pPr>
              <w:rPr>
                <w:rFonts w:ascii="Arial" w:cs="Arial" w:eastAsia="Arial" w:hAnsi="Arial"/>
                <w:sz w:val="14"/>
                <w:szCs w:val="14"/>
              </w:rPr>
            </w:pPr>
            <w:r w:rsidDel="00000000" w:rsidR="00000000" w:rsidRPr="00000000">
              <w:rPr>
                <w:rFonts w:ascii="Arial" w:cs="Arial" w:eastAsia="Arial" w:hAnsi="Arial"/>
                <w:sz w:val="14"/>
                <w:szCs w:val="14"/>
                <w:rtl w:val="0"/>
              </w:rPr>
              <w:t xml:space="preserve">36</w:t>
            </w:r>
          </w:p>
        </w:tc>
        <w:tc>
          <w:tcPr/>
          <w:p w:rsidR="00000000" w:rsidDel="00000000" w:rsidP="00000000" w:rsidRDefault="00000000" w:rsidRPr="00000000" w14:paraId="00000532">
            <w:pPr>
              <w:rPr>
                <w:rFonts w:ascii="Arial" w:cs="Arial" w:eastAsia="Arial" w:hAnsi="Arial"/>
                <w:sz w:val="14"/>
                <w:szCs w:val="14"/>
              </w:rPr>
            </w:pPr>
            <w:r w:rsidDel="00000000" w:rsidR="00000000" w:rsidRPr="00000000">
              <w:rPr>
                <w:rFonts w:ascii="Arial" w:cs="Arial" w:eastAsia="Arial" w:hAnsi="Arial"/>
                <w:sz w:val="14"/>
                <w:szCs w:val="14"/>
                <w:rtl w:val="0"/>
              </w:rPr>
              <w:t xml:space="preserve">Limeira</w:t>
            </w:r>
          </w:p>
        </w:tc>
        <w:tc>
          <w:tcPr/>
          <w:p w:rsidR="00000000" w:rsidDel="00000000" w:rsidP="00000000" w:rsidRDefault="00000000" w:rsidRPr="00000000" w14:paraId="0000053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34">
            <w:pPr>
              <w:rPr>
                <w:rFonts w:ascii="Arial" w:cs="Arial" w:eastAsia="Arial" w:hAnsi="Arial"/>
                <w:sz w:val="14"/>
                <w:szCs w:val="14"/>
              </w:rPr>
            </w:pPr>
            <w:r w:rsidDel="00000000" w:rsidR="00000000" w:rsidRPr="00000000">
              <w:rPr>
                <w:rFonts w:ascii="Arial" w:cs="Arial" w:eastAsia="Arial" w:hAnsi="Arial"/>
                <w:sz w:val="14"/>
                <w:szCs w:val="14"/>
                <w:rtl w:val="0"/>
              </w:rPr>
              <w:t xml:space="preserve">47.8</w:t>
            </w:r>
          </w:p>
        </w:tc>
        <w:tc>
          <w:tcPr/>
          <w:p w:rsidR="00000000" w:rsidDel="00000000" w:rsidP="00000000" w:rsidRDefault="00000000" w:rsidRPr="00000000" w14:paraId="00000535">
            <w:pPr>
              <w:rPr>
                <w:rFonts w:ascii="Arial" w:cs="Arial" w:eastAsia="Arial" w:hAnsi="Arial"/>
                <w:sz w:val="14"/>
                <w:szCs w:val="14"/>
              </w:rPr>
            </w:pPr>
            <w:r w:rsidDel="00000000" w:rsidR="00000000" w:rsidRPr="00000000">
              <w:rPr>
                <w:rFonts w:ascii="Arial" w:cs="Arial" w:eastAsia="Arial" w:hAnsi="Arial"/>
                <w:sz w:val="14"/>
                <w:szCs w:val="14"/>
                <w:rtl w:val="0"/>
              </w:rPr>
              <w:t xml:space="preserve">89.0</w:t>
            </w:r>
          </w:p>
        </w:tc>
        <w:tc>
          <w:tcPr/>
          <w:p w:rsidR="00000000" w:rsidDel="00000000" w:rsidP="00000000" w:rsidRDefault="00000000" w:rsidRPr="00000000" w14:paraId="00000536">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537">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538">
            <w:pPr>
              <w:rPr>
                <w:rFonts w:ascii="Arial" w:cs="Arial" w:eastAsia="Arial" w:hAnsi="Arial"/>
                <w:sz w:val="14"/>
                <w:szCs w:val="14"/>
              </w:rPr>
            </w:pPr>
            <w:r w:rsidDel="00000000" w:rsidR="00000000" w:rsidRPr="00000000">
              <w:rPr>
                <w:rFonts w:ascii="Arial" w:cs="Arial" w:eastAsia="Arial" w:hAnsi="Arial"/>
                <w:sz w:val="14"/>
                <w:szCs w:val="14"/>
                <w:rtl w:val="0"/>
              </w:rPr>
              <w:t xml:space="preserve">0.1</w:t>
            </w:r>
          </w:p>
        </w:tc>
        <w:tc>
          <w:tcPr/>
          <w:p w:rsidR="00000000" w:rsidDel="00000000" w:rsidP="00000000" w:rsidRDefault="00000000" w:rsidRPr="00000000" w14:paraId="0000053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3A">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53B">
            <w:pPr>
              <w:rPr>
                <w:rFonts w:ascii="Arial" w:cs="Arial" w:eastAsia="Arial" w:hAnsi="Arial"/>
                <w:sz w:val="14"/>
                <w:szCs w:val="14"/>
              </w:rPr>
            </w:pPr>
            <w:r w:rsidDel="00000000" w:rsidR="00000000" w:rsidRPr="00000000">
              <w:rPr>
                <w:rFonts w:ascii="Arial" w:cs="Arial" w:eastAsia="Arial" w:hAnsi="Arial"/>
                <w:sz w:val="14"/>
                <w:szCs w:val="14"/>
                <w:rtl w:val="0"/>
              </w:rPr>
              <w:t xml:space="preserve">37</w:t>
            </w:r>
          </w:p>
        </w:tc>
        <w:tc>
          <w:tcPr/>
          <w:p w:rsidR="00000000" w:rsidDel="00000000" w:rsidP="00000000" w:rsidRDefault="00000000" w:rsidRPr="00000000" w14:paraId="0000053C">
            <w:pPr>
              <w:rPr>
                <w:rFonts w:ascii="Arial" w:cs="Arial" w:eastAsia="Arial" w:hAnsi="Arial"/>
                <w:sz w:val="14"/>
                <w:szCs w:val="14"/>
              </w:rPr>
            </w:pPr>
            <w:r w:rsidDel="00000000" w:rsidR="00000000" w:rsidRPr="00000000">
              <w:rPr>
                <w:rFonts w:ascii="Arial" w:cs="Arial" w:eastAsia="Arial" w:hAnsi="Arial"/>
                <w:sz w:val="14"/>
                <w:szCs w:val="14"/>
                <w:rtl w:val="0"/>
              </w:rPr>
              <w:t xml:space="preserve">Lins</w:t>
            </w:r>
          </w:p>
        </w:tc>
        <w:tc>
          <w:tcPr/>
          <w:p w:rsidR="00000000" w:rsidDel="00000000" w:rsidP="00000000" w:rsidRDefault="00000000" w:rsidRPr="00000000" w14:paraId="0000053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3E">
            <w:pPr>
              <w:rPr>
                <w:rFonts w:ascii="Arial" w:cs="Arial" w:eastAsia="Arial" w:hAnsi="Arial"/>
                <w:sz w:val="14"/>
                <w:szCs w:val="14"/>
              </w:rPr>
            </w:pPr>
            <w:r w:rsidDel="00000000" w:rsidR="00000000" w:rsidRPr="00000000">
              <w:rPr>
                <w:rFonts w:ascii="Arial" w:cs="Arial" w:eastAsia="Arial" w:hAnsi="Arial"/>
                <w:sz w:val="14"/>
                <w:szCs w:val="14"/>
                <w:rtl w:val="0"/>
              </w:rPr>
              <w:t xml:space="preserve">58.1</w:t>
            </w:r>
          </w:p>
        </w:tc>
        <w:tc>
          <w:tcPr/>
          <w:p w:rsidR="00000000" w:rsidDel="00000000" w:rsidP="00000000" w:rsidRDefault="00000000" w:rsidRPr="00000000" w14:paraId="0000053F">
            <w:pPr>
              <w:rPr>
                <w:rFonts w:ascii="Arial" w:cs="Arial" w:eastAsia="Arial" w:hAnsi="Arial"/>
                <w:sz w:val="14"/>
                <w:szCs w:val="14"/>
              </w:rPr>
            </w:pPr>
            <w:r w:rsidDel="00000000" w:rsidR="00000000" w:rsidRPr="00000000">
              <w:rPr>
                <w:rFonts w:ascii="Arial" w:cs="Arial" w:eastAsia="Arial" w:hAnsi="Arial"/>
                <w:sz w:val="14"/>
                <w:szCs w:val="14"/>
                <w:rtl w:val="0"/>
              </w:rPr>
              <w:t xml:space="preserve">91.9</w:t>
            </w:r>
          </w:p>
        </w:tc>
        <w:tc>
          <w:tcPr/>
          <w:p w:rsidR="00000000" w:rsidDel="00000000" w:rsidP="00000000" w:rsidRDefault="00000000" w:rsidRPr="00000000" w14:paraId="00000540">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541">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542">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4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44">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545">
            <w:pPr>
              <w:rPr>
                <w:rFonts w:ascii="Arial" w:cs="Arial" w:eastAsia="Arial" w:hAnsi="Arial"/>
                <w:sz w:val="14"/>
                <w:szCs w:val="14"/>
              </w:rPr>
            </w:pPr>
            <w:r w:rsidDel="00000000" w:rsidR="00000000" w:rsidRPr="00000000">
              <w:rPr>
                <w:rFonts w:ascii="Arial" w:cs="Arial" w:eastAsia="Arial" w:hAnsi="Arial"/>
                <w:sz w:val="14"/>
                <w:szCs w:val="14"/>
                <w:rtl w:val="0"/>
              </w:rPr>
              <w:t xml:space="preserve">38</w:t>
            </w:r>
          </w:p>
        </w:tc>
        <w:tc>
          <w:tcPr/>
          <w:p w:rsidR="00000000" w:rsidDel="00000000" w:rsidP="00000000" w:rsidRDefault="00000000" w:rsidRPr="00000000" w14:paraId="00000546">
            <w:pPr>
              <w:rPr>
                <w:rFonts w:ascii="Arial" w:cs="Arial" w:eastAsia="Arial" w:hAnsi="Arial"/>
                <w:sz w:val="14"/>
                <w:szCs w:val="14"/>
              </w:rPr>
            </w:pPr>
            <w:r w:rsidDel="00000000" w:rsidR="00000000" w:rsidRPr="00000000">
              <w:rPr>
                <w:rFonts w:ascii="Arial" w:cs="Arial" w:eastAsia="Arial" w:hAnsi="Arial"/>
                <w:sz w:val="14"/>
                <w:szCs w:val="14"/>
                <w:rtl w:val="0"/>
              </w:rPr>
              <w:t xml:space="preserve">Litoral Norte</w:t>
            </w:r>
          </w:p>
        </w:tc>
        <w:tc>
          <w:tcPr/>
          <w:p w:rsidR="00000000" w:rsidDel="00000000" w:rsidP="00000000" w:rsidRDefault="00000000" w:rsidRPr="00000000" w14:paraId="0000054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48">
            <w:pPr>
              <w:rPr>
                <w:rFonts w:ascii="Arial" w:cs="Arial" w:eastAsia="Arial" w:hAnsi="Arial"/>
                <w:sz w:val="14"/>
                <w:szCs w:val="14"/>
              </w:rPr>
            </w:pPr>
            <w:r w:rsidDel="00000000" w:rsidR="00000000" w:rsidRPr="00000000">
              <w:rPr>
                <w:rFonts w:ascii="Arial" w:cs="Arial" w:eastAsia="Arial" w:hAnsi="Arial"/>
                <w:sz w:val="14"/>
                <w:szCs w:val="14"/>
                <w:rtl w:val="0"/>
              </w:rPr>
              <w:t xml:space="preserve">19.9</w:t>
            </w:r>
          </w:p>
        </w:tc>
        <w:tc>
          <w:tcPr/>
          <w:p w:rsidR="00000000" w:rsidDel="00000000" w:rsidP="00000000" w:rsidRDefault="00000000" w:rsidRPr="00000000" w14:paraId="00000549">
            <w:pPr>
              <w:rPr>
                <w:rFonts w:ascii="Arial" w:cs="Arial" w:eastAsia="Arial" w:hAnsi="Arial"/>
                <w:sz w:val="14"/>
                <w:szCs w:val="14"/>
              </w:rPr>
            </w:pPr>
            <w:r w:rsidDel="00000000" w:rsidR="00000000" w:rsidRPr="00000000">
              <w:rPr>
                <w:rFonts w:ascii="Arial" w:cs="Arial" w:eastAsia="Arial" w:hAnsi="Arial"/>
                <w:sz w:val="14"/>
                <w:szCs w:val="14"/>
                <w:rtl w:val="0"/>
              </w:rPr>
              <w:t xml:space="preserve">56.6</w:t>
            </w:r>
          </w:p>
        </w:tc>
        <w:tc>
          <w:tcPr/>
          <w:p w:rsidR="00000000" w:rsidDel="00000000" w:rsidP="00000000" w:rsidRDefault="00000000" w:rsidRPr="00000000" w14:paraId="0000054A">
            <w:pPr>
              <w:rPr>
                <w:rFonts w:ascii="Arial" w:cs="Arial" w:eastAsia="Arial" w:hAnsi="Arial"/>
                <w:sz w:val="14"/>
                <w:szCs w:val="14"/>
              </w:rPr>
            </w:pPr>
            <w:r w:rsidDel="00000000" w:rsidR="00000000" w:rsidRPr="00000000">
              <w:rPr>
                <w:rFonts w:ascii="Arial" w:cs="Arial" w:eastAsia="Arial" w:hAnsi="Arial"/>
                <w:sz w:val="14"/>
                <w:szCs w:val="14"/>
                <w:rtl w:val="0"/>
              </w:rPr>
              <w:t xml:space="preserve">4.8</w:t>
            </w:r>
          </w:p>
        </w:tc>
        <w:tc>
          <w:tcPr/>
          <w:p w:rsidR="00000000" w:rsidDel="00000000" w:rsidP="00000000" w:rsidRDefault="00000000" w:rsidRPr="00000000" w14:paraId="0000054B">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54C">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c>
          <w:tcPr/>
          <w:p w:rsidR="00000000" w:rsidDel="00000000" w:rsidP="00000000" w:rsidRDefault="00000000" w:rsidRPr="00000000" w14:paraId="0000054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4E">
            <w:pPr>
              <w:rPr>
                <w:rFonts w:ascii="Arial" w:cs="Arial" w:eastAsia="Arial" w:hAnsi="Arial"/>
                <w:sz w:val="14"/>
                <w:szCs w:val="14"/>
              </w:rPr>
            </w:pPr>
            <w:r w:rsidDel="00000000" w:rsidR="00000000" w:rsidRPr="00000000">
              <w:rPr>
                <w:rFonts w:ascii="Arial" w:cs="Arial" w:eastAsia="Arial" w:hAnsi="Arial"/>
                <w:sz w:val="14"/>
                <w:szCs w:val="14"/>
                <w:rtl w:val="0"/>
              </w:rPr>
              <w:t xml:space="preserve">8.0</w:t>
            </w:r>
          </w:p>
        </w:tc>
      </w:tr>
      <w:tr>
        <w:trPr>
          <w:cantSplit w:val="0"/>
          <w:trHeight w:val="92" w:hRule="atLeast"/>
          <w:tblHeader w:val="0"/>
        </w:trPr>
        <w:tc>
          <w:tcPr/>
          <w:p w:rsidR="00000000" w:rsidDel="00000000" w:rsidP="00000000" w:rsidRDefault="00000000" w:rsidRPr="00000000" w14:paraId="0000054F">
            <w:pPr>
              <w:rPr>
                <w:rFonts w:ascii="Arial" w:cs="Arial" w:eastAsia="Arial" w:hAnsi="Arial"/>
                <w:sz w:val="14"/>
                <w:szCs w:val="14"/>
              </w:rPr>
            </w:pPr>
            <w:r w:rsidDel="00000000" w:rsidR="00000000" w:rsidRPr="00000000">
              <w:rPr>
                <w:rFonts w:ascii="Arial" w:cs="Arial" w:eastAsia="Arial" w:hAnsi="Arial"/>
                <w:sz w:val="14"/>
                <w:szCs w:val="14"/>
                <w:rtl w:val="0"/>
              </w:rPr>
              <w:t xml:space="preserve">39</w:t>
            </w:r>
          </w:p>
        </w:tc>
        <w:tc>
          <w:tcPr/>
          <w:p w:rsidR="00000000" w:rsidDel="00000000" w:rsidP="00000000" w:rsidRDefault="00000000" w:rsidRPr="00000000" w14:paraId="00000550">
            <w:pPr>
              <w:rPr>
                <w:rFonts w:ascii="Arial" w:cs="Arial" w:eastAsia="Arial" w:hAnsi="Arial"/>
                <w:sz w:val="14"/>
                <w:szCs w:val="14"/>
              </w:rPr>
            </w:pPr>
            <w:r w:rsidDel="00000000" w:rsidR="00000000" w:rsidRPr="00000000">
              <w:rPr>
                <w:rFonts w:ascii="Arial" w:cs="Arial" w:eastAsia="Arial" w:hAnsi="Arial"/>
                <w:sz w:val="14"/>
                <w:szCs w:val="14"/>
                <w:rtl w:val="0"/>
              </w:rPr>
              <w:t xml:space="preserve">Mananciais</w:t>
            </w:r>
          </w:p>
        </w:tc>
        <w:tc>
          <w:tcPr/>
          <w:p w:rsidR="00000000" w:rsidDel="00000000" w:rsidP="00000000" w:rsidRDefault="00000000" w:rsidRPr="00000000" w14:paraId="0000055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52">
            <w:pPr>
              <w:rPr>
                <w:rFonts w:ascii="Arial" w:cs="Arial" w:eastAsia="Arial" w:hAnsi="Arial"/>
                <w:sz w:val="14"/>
                <w:szCs w:val="14"/>
              </w:rPr>
            </w:pPr>
            <w:r w:rsidDel="00000000" w:rsidR="00000000" w:rsidRPr="00000000">
              <w:rPr>
                <w:rFonts w:ascii="Arial" w:cs="Arial" w:eastAsia="Arial" w:hAnsi="Arial"/>
                <w:sz w:val="14"/>
                <w:szCs w:val="14"/>
                <w:rtl w:val="0"/>
              </w:rPr>
              <w:t xml:space="preserve">22.1</w:t>
            </w:r>
          </w:p>
        </w:tc>
        <w:tc>
          <w:tcPr/>
          <w:p w:rsidR="00000000" w:rsidDel="00000000" w:rsidP="00000000" w:rsidRDefault="00000000" w:rsidRPr="00000000" w14:paraId="00000553">
            <w:pPr>
              <w:rPr>
                <w:rFonts w:ascii="Arial" w:cs="Arial" w:eastAsia="Arial" w:hAnsi="Arial"/>
                <w:sz w:val="14"/>
                <w:szCs w:val="14"/>
              </w:rPr>
            </w:pPr>
            <w:r w:rsidDel="00000000" w:rsidR="00000000" w:rsidRPr="00000000">
              <w:rPr>
                <w:rFonts w:ascii="Arial" w:cs="Arial" w:eastAsia="Arial" w:hAnsi="Arial"/>
                <w:sz w:val="14"/>
                <w:szCs w:val="14"/>
                <w:rtl w:val="0"/>
              </w:rPr>
              <w:t xml:space="preserve">71.3</w:t>
            </w:r>
          </w:p>
        </w:tc>
        <w:tc>
          <w:tcPr/>
          <w:p w:rsidR="00000000" w:rsidDel="00000000" w:rsidP="00000000" w:rsidRDefault="00000000" w:rsidRPr="00000000" w14:paraId="00000554">
            <w:pPr>
              <w:rPr>
                <w:rFonts w:ascii="Arial" w:cs="Arial" w:eastAsia="Arial" w:hAnsi="Arial"/>
                <w:sz w:val="14"/>
                <w:szCs w:val="14"/>
              </w:rPr>
            </w:pPr>
            <w:r w:rsidDel="00000000" w:rsidR="00000000" w:rsidRPr="00000000">
              <w:rPr>
                <w:rFonts w:ascii="Arial" w:cs="Arial" w:eastAsia="Arial" w:hAnsi="Arial"/>
                <w:sz w:val="14"/>
                <w:szCs w:val="14"/>
                <w:rtl w:val="0"/>
              </w:rPr>
              <w:t xml:space="preserve">3.7</w:t>
            </w:r>
          </w:p>
        </w:tc>
        <w:tc>
          <w:tcPr/>
          <w:p w:rsidR="00000000" w:rsidDel="00000000" w:rsidP="00000000" w:rsidRDefault="00000000" w:rsidRPr="00000000" w14:paraId="00000555">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556">
            <w:pPr>
              <w:rPr>
                <w:rFonts w:ascii="Arial" w:cs="Arial" w:eastAsia="Arial" w:hAnsi="Arial"/>
                <w:sz w:val="14"/>
                <w:szCs w:val="14"/>
              </w:rPr>
            </w:pPr>
            <w:r w:rsidDel="00000000" w:rsidR="00000000" w:rsidRPr="00000000">
              <w:rPr>
                <w:rFonts w:ascii="Arial" w:cs="Arial" w:eastAsia="Arial" w:hAnsi="Arial"/>
                <w:sz w:val="14"/>
                <w:szCs w:val="14"/>
                <w:rtl w:val="0"/>
              </w:rPr>
              <w:t xml:space="preserve">2.8</w:t>
            </w:r>
          </w:p>
        </w:tc>
        <w:tc>
          <w:tcPr/>
          <w:p w:rsidR="00000000" w:rsidDel="00000000" w:rsidP="00000000" w:rsidRDefault="00000000" w:rsidRPr="00000000" w14:paraId="0000055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58">
            <w:pPr>
              <w:rPr>
                <w:rFonts w:ascii="Arial" w:cs="Arial" w:eastAsia="Arial" w:hAnsi="Arial"/>
                <w:sz w:val="14"/>
                <w:szCs w:val="14"/>
              </w:rPr>
            </w:pPr>
            <w:r w:rsidDel="00000000" w:rsidR="00000000" w:rsidRPr="00000000">
              <w:rPr>
                <w:rFonts w:ascii="Arial" w:cs="Arial" w:eastAsia="Arial" w:hAnsi="Arial"/>
                <w:sz w:val="14"/>
                <w:szCs w:val="14"/>
                <w:rtl w:val="0"/>
              </w:rPr>
              <w:t xml:space="preserve">7.0</w:t>
            </w:r>
          </w:p>
        </w:tc>
      </w:tr>
      <w:tr>
        <w:trPr>
          <w:cantSplit w:val="0"/>
          <w:trHeight w:val="92" w:hRule="atLeast"/>
          <w:tblHeader w:val="0"/>
        </w:trPr>
        <w:tc>
          <w:tcPr/>
          <w:p w:rsidR="00000000" w:rsidDel="00000000" w:rsidP="00000000" w:rsidRDefault="00000000" w:rsidRPr="00000000" w14:paraId="00000559">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c>
          <w:tcPr/>
          <w:p w:rsidR="00000000" w:rsidDel="00000000" w:rsidP="00000000" w:rsidRDefault="00000000" w:rsidRPr="00000000" w14:paraId="0000055A">
            <w:pPr>
              <w:rPr>
                <w:rFonts w:ascii="Arial" w:cs="Arial" w:eastAsia="Arial" w:hAnsi="Arial"/>
                <w:sz w:val="14"/>
                <w:szCs w:val="14"/>
              </w:rPr>
            </w:pPr>
            <w:r w:rsidDel="00000000" w:rsidR="00000000" w:rsidRPr="00000000">
              <w:rPr>
                <w:rFonts w:ascii="Arial" w:cs="Arial" w:eastAsia="Arial" w:hAnsi="Arial"/>
                <w:sz w:val="14"/>
                <w:szCs w:val="14"/>
                <w:rtl w:val="0"/>
              </w:rPr>
              <w:t xml:space="preserve">Mantiqueira</w:t>
            </w:r>
          </w:p>
        </w:tc>
        <w:tc>
          <w:tcPr/>
          <w:p w:rsidR="00000000" w:rsidDel="00000000" w:rsidP="00000000" w:rsidRDefault="00000000" w:rsidRPr="00000000" w14:paraId="0000055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5C">
            <w:pPr>
              <w:rPr>
                <w:rFonts w:ascii="Arial" w:cs="Arial" w:eastAsia="Arial" w:hAnsi="Arial"/>
                <w:sz w:val="14"/>
                <w:szCs w:val="14"/>
              </w:rPr>
            </w:pPr>
            <w:r w:rsidDel="00000000" w:rsidR="00000000" w:rsidRPr="00000000">
              <w:rPr>
                <w:rFonts w:ascii="Arial" w:cs="Arial" w:eastAsia="Arial" w:hAnsi="Arial"/>
                <w:sz w:val="14"/>
                <w:szCs w:val="14"/>
                <w:rtl w:val="0"/>
              </w:rPr>
              <w:t xml:space="preserve">45.6</w:t>
            </w:r>
          </w:p>
        </w:tc>
        <w:tc>
          <w:tcPr/>
          <w:p w:rsidR="00000000" w:rsidDel="00000000" w:rsidP="00000000" w:rsidRDefault="00000000" w:rsidRPr="00000000" w14:paraId="0000055D">
            <w:pPr>
              <w:rPr>
                <w:rFonts w:ascii="Arial" w:cs="Arial" w:eastAsia="Arial" w:hAnsi="Arial"/>
                <w:sz w:val="14"/>
                <w:szCs w:val="14"/>
              </w:rPr>
            </w:pPr>
            <w:r w:rsidDel="00000000" w:rsidR="00000000" w:rsidRPr="00000000">
              <w:rPr>
                <w:rFonts w:ascii="Arial" w:cs="Arial" w:eastAsia="Arial" w:hAnsi="Arial"/>
                <w:sz w:val="14"/>
                <w:szCs w:val="14"/>
                <w:rtl w:val="0"/>
              </w:rPr>
              <w:t xml:space="preserve">82.4</w:t>
            </w:r>
          </w:p>
        </w:tc>
        <w:tc>
          <w:tcPr/>
          <w:p w:rsidR="00000000" w:rsidDel="00000000" w:rsidP="00000000" w:rsidRDefault="00000000" w:rsidRPr="00000000" w14:paraId="0000055E">
            <w:pPr>
              <w:rPr>
                <w:rFonts w:ascii="Arial" w:cs="Arial" w:eastAsia="Arial" w:hAnsi="Arial"/>
                <w:sz w:val="14"/>
                <w:szCs w:val="14"/>
              </w:rPr>
            </w:pPr>
            <w:r w:rsidDel="00000000" w:rsidR="00000000" w:rsidRPr="00000000">
              <w:rPr>
                <w:rFonts w:ascii="Arial" w:cs="Arial" w:eastAsia="Arial" w:hAnsi="Arial"/>
                <w:sz w:val="14"/>
                <w:szCs w:val="14"/>
                <w:rtl w:val="0"/>
              </w:rPr>
              <w:t xml:space="preserve">1.3</w:t>
            </w:r>
          </w:p>
        </w:tc>
        <w:tc>
          <w:tcPr/>
          <w:p w:rsidR="00000000" w:rsidDel="00000000" w:rsidP="00000000" w:rsidRDefault="00000000" w:rsidRPr="00000000" w14:paraId="0000055F">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560">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56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62">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563">
            <w:pPr>
              <w:rPr>
                <w:rFonts w:ascii="Arial" w:cs="Arial" w:eastAsia="Arial" w:hAnsi="Arial"/>
                <w:sz w:val="14"/>
                <w:szCs w:val="14"/>
              </w:rPr>
            </w:pPr>
            <w:r w:rsidDel="00000000" w:rsidR="00000000" w:rsidRPr="00000000">
              <w:rPr>
                <w:rFonts w:ascii="Arial" w:cs="Arial" w:eastAsia="Arial" w:hAnsi="Arial"/>
                <w:sz w:val="14"/>
                <w:szCs w:val="14"/>
                <w:rtl w:val="0"/>
              </w:rPr>
              <w:t xml:space="preserve">41</w:t>
            </w:r>
          </w:p>
        </w:tc>
        <w:tc>
          <w:tcPr/>
          <w:p w:rsidR="00000000" w:rsidDel="00000000" w:rsidP="00000000" w:rsidRDefault="00000000" w:rsidRPr="00000000" w14:paraId="00000564">
            <w:pPr>
              <w:rPr>
                <w:rFonts w:ascii="Arial" w:cs="Arial" w:eastAsia="Arial" w:hAnsi="Arial"/>
                <w:sz w:val="14"/>
                <w:szCs w:val="14"/>
              </w:rPr>
            </w:pPr>
            <w:r w:rsidDel="00000000" w:rsidR="00000000" w:rsidRPr="00000000">
              <w:rPr>
                <w:rFonts w:ascii="Arial" w:cs="Arial" w:eastAsia="Arial" w:hAnsi="Arial"/>
                <w:sz w:val="14"/>
                <w:szCs w:val="14"/>
                <w:rtl w:val="0"/>
              </w:rPr>
              <w:t xml:space="preserve">Marília</w:t>
            </w:r>
          </w:p>
        </w:tc>
        <w:tc>
          <w:tcPr/>
          <w:p w:rsidR="00000000" w:rsidDel="00000000" w:rsidP="00000000" w:rsidRDefault="00000000" w:rsidRPr="00000000" w14:paraId="0000056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66">
            <w:pPr>
              <w:rPr>
                <w:rFonts w:ascii="Arial" w:cs="Arial" w:eastAsia="Arial" w:hAnsi="Arial"/>
                <w:sz w:val="14"/>
                <w:szCs w:val="14"/>
              </w:rPr>
            </w:pPr>
            <w:r w:rsidDel="00000000" w:rsidR="00000000" w:rsidRPr="00000000">
              <w:rPr>
                <w:rFonts w:ascii="Arial" w:cs="Arial" w:eastAsia="Arial" w:hAnsi="Arial"/>
                <w:sz w:val="14"/>
                <w:szCs w:val="14"/>
                <w:rtl w:val="0"/>
              </w:rPr>
              <w:t xml:space="preserve">15.4</w:t>
            </w:r>
          </w:p>
        </w:tc>
        <w:tc>
          <w:tcPr/>
          <w:p w:rsidR="00000000" w:rsidDel="00000000" w:rsidP="00000000" w:rsidRDefault="00000000" w:rsidRPr="00000000" w14:paraId="00000567">
            <w:pPr>
              <w:rPr>
                <w:rFonts w:ascii="Arial" w:cs="Arial" w:eastAsia="Arial" w:hAnsi="Arial"/>
                <w:sz w:val="14"/>
                <w:szCs w:val="14"/>
              </w:rPr>
            </w:pPr>
            <w:r w:rsidDel="00000000" w:rsidR="00000000" w:rsidRPr="00000000">
              <w:rPr>
                <w:rFonts w:ascii="Arial" w:cs="Arial" w:eastAsia="Arial" w:hAnsi="Arial"/>
                <w:sz w:val="14"/>
                <w:szCs w:val="14"/>
                <w:rtl w:val="0"/>
              </w:rPr>
              <w:t xml:space="preserve">44.9</w:t>
            </w:r>
          </w:p>
        </w:tc>
        <w:tc>
          <w:tcPr/>
          <w:p w:rsidR="00000000" w:rsidDel="00000000" w:rsidP="00000000" w:rsidRDefault="00000000" w:rsidRPr="00000000" w14:paraId="00000568">
            <w:pPr>
              <w:rPr>
                <w:rFonts w:ascii="Arial" w:cs="Arial" w:eastAsia="Arial" w:hAnsi="Arial"/>
                <w:sz w:val="14"/>
                <w:szCs w:val="14"/>
              </w:rPr>
            </w:pPr>
            <w:r w:rsidDel="00000000" w:rsidR="00000000" w:rsidRPr="00000000">
              <w:rPr>
                <w:rFonts w:ascii="Arial" w:cs="Arial" w:eastAsia="Arial" w:hAnsi="Arial"/>
                <w:sz w:val="14"/>
                <w:szCs w:val="14"/>
                <w:rtl w:val="0"/>
              </w:rPr>
              <w:t xml:space="preserve">11.8</w:t>
            </w:r>
          </w:p>
        </w:tc>
        <w:tc>
          <w:tcPr/>
          <w:p w:rsidR="00000000" w:rsidDel="00000000" w:rsidP="00000000" w:rsidRDefault="00000000" w:rsidRPr="00000000" w14:paraId="00000569">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56A">
            <w:pPr>
              <w:rPr>
                <w:rFonts w:ascii="Arial" w:cs="Arial" w:eastAsia="Arial" w:hAnsi="Arial"/>
                <w:sz w:val="14"/>
                <w:szCs w:val="14"/>
              </w:rPr>
            </w:pPr>
            <w:r w:rsidDel="00000000" w:rsidR="00000000" w:rsidRPr="00000000">
              <w:rPr>
                <w:rFonts w:ascii="Arial" w:cs="Arial" w:eastAsia="Arial" w:hAnsi="Arial"/>
                <w:sz w:val="14"/>
                <w:szCs w:val="14"/>
                <w:rtl w:val="0"/>
              </w:rPr>
              <w:t xml:space="preserve">10.8</w:t>
            </w:r>
          </w:p>
        </w:tc>
        <w:tc>
          <w:tcPr/>
          <w:p w:rsidR="00000000" w:rsidDel="00000000" w:rsidP="00000000" w:rsidRDefault="00000000" w:rsidRPr="00000000" w14:paraId="0000056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6C">
            <w:pPr>
              <w:rPr>
                <w:rFonts w:ascii="Arial" w:cs="Arial" w:eastAsia="Arial" w:hAnsi="Arial"/>
                <w:sz w:val="14"/>
                <w:szCs w:val="14"/>
              </w:rPr>
            </w:pPr>
            <w:r w:rsidDel="00000000" w:rsidR="00000000" w:rsidRPr="00000000">
              <w:rPr>
                <w:rFonts w:ascii="Arial" w:cs="Arial" w:eastAsia="Arial" w:hAnsi="Arial"/>
                <w:sz w:val="14"/>
                <w:szCs w:val="14"/>
                <w:rtl w:val="0"/>
              </w:rPr>
              <w:t xml:space="preserve">16.0</w:t>
            </w:r>
          </w:p>
        </w:tc>
      </w:tr>
      <w:tr>
        <w:trPr>
          <w:cantSplit w:val="0"/>
          <w:trHeight w:val="92" w:hRule="atLeast"/>
          <w:tblHeader w:val="0"/>
        </w:trPr>
        <w:tc>
          <w:tcPr/>
          <w:p w:rsidR="00000000" w:rsidDel="00000000" w:rsidP="00000000" w:rsidRDefault="00000000" w:rsidRPr="00000000" w14:paraId="0000056D">
            <w:pPr>
              <w:rPr>
                <w:rFonts w:ascii="Arial" w:cs="Arial" w:eastAsia="Arial" w:hAnsi="Arial"/>
                <w:sz w:val="14"/>
                <w:szCs w:val="14"/>
              </w:rPr>
            </w:pPr>
            <w:r w:rsidDel="00000000" w:rsidR="00000000" w:rsidRPr="00000000">
              <w:rPr>
                <w:rFonts w:ascii="Arial" w:cs="Arial" w:eastAsia="Arial" w:hAnsi="Arial"/>
                <w:sz w:val="14"/>
                <w:szCs w:val="14"/>
                <w:rtl w:val="0"/>
              </w:rPr>
              <w:t xml:space="preserve">42</w:t>
            </w:r>
          </w:p>
        </w:tc>
        <w:tc>
          <w:tcPr/>
          <w:p w:rsidR="00000000" w:rsidDel="00000000" w:rsidP="00000000" w:rsidRDefault="00000000" w:rsidRPr="00000000" w14:paraId="0000056E">
            <w:pPr>
              <w:rPr>
                <w:rFonts w:ascii="Arial" w:cs="Arial" w:eastAsia="Arial" w:hAnsi="Arial"/>
                <w:sz w:val="14"/>
                <w:szCs w:val="14"/>
              </w:rPr>
            </w:pPr>
            <w:r w:rsidDel="00000000" w:rsidR="00000000" w:rsidRPr="00000000">
              <w:rPr>
                <w:rFonts w:ascii="Arial" w:cs="Arial" w:eastAsia="Arial" w:hAnsi="Arial"/>
                <w:sz w:val="14"/>
                <w:szCs w:val="14"/>
                <w:rtl w:val="0"/>
              </w:rPr>
              <w:t xml:space="preserve">Norte Do Drs Iii</w:t>
            </w:r>
          </w:p>
        </w:tc>
        <w:tc>
          <w:tcPr/>
          <w:p w:rsidR="00000000" w:rsidDel="00000000" w:rsidP="00000000" w:rsidRDefault="00000000" w:rsidRPr="00000000" w14:paraId="0000056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70">
            <w:pPr>
              <w:rPr>
                <w:rFonts w:ascii="Arial" w:cs="Arial" w:eastAsia="Arial" w:hAnsi="Arial"/>
                <w:sz w:val="14"/>
                <w:szCs w:val="14"/>
              </w:rPr>
            </w:pPr>
            <w:r w:rsidDel="00000000" w:rsidR="00000000" w:rsidRPr="00000000">
              <w:rPr>
                <w:rFonts w:ascii="Arial" w:cs="Arial" w:eastAsia="Arial" w:hAnsi="Arial"/>
                <w:sz w:val="14"/>
                <w:szCs w:val="14"/>
                <w:rtl w:val="0"/>
              </w:rPr>
              <w:t xml:space="preserve">46.3</w:t>
            </w:r>
          </w:p>
        </w:tc>
        <w:tc>
          <w:tcPr/>
          <w:p w:rsidR="00000000" w:rsidDel="00000000" w:rsidP="00000000" w:rsidRDefault="00000000" w:rsidRPr="00000000" w14:paraId="00000571">
            <w:pPr>
              <w:rPr>
                <w:rFonts w:ascii="Arial" w:cs="Arial" w:eastAsia="Arial" w:hAnsi="Arial"/>
                <w:sz w:val="14"/>
                <w:szCs w:val="14"/>
              </w:rPr>
            </w:pPr>
            <w:r w:rsidDel="00000000" w:rsidR="00000000" w:rsidRPr="00000000">
              <w:rPr>
                <w:rFonts w:ascii="Arial" w:cs="Arial" w:eastAsia="Arial" w:hAnsi="Arial"/>
                <w:sz w:val="14"/>
                <w:szCs w:val="14"/>
                <w:rtl w:val="0"/>
              </w:rPr>
              <w:t xml:space="preserve">80.1</w:t>
            </w:r>
          </w:p>
        </w:tc>
        <w:tc>
          <w:tcPr/>
          <w:p w:rsidR="00000000" w:rsidDel="00000000" w:rsidP="00000000" w:rsidRDefault="00000000" w:rsidRPr="00000000" w14:paraId="00000572">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573">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57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7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76">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77">
            <w:pPr>
              <w:rPr>
                <w:rFonts w:ascii="Arial" w:cs="Arial" w:eastAsia="Arial" w:hAnsi="Arial"/>
                <w:sz w:val="14"/>
                <w:szCs w:val="14"/>
              </w:rPr>
            </w:pPr>
            <w:r w:rsidDel="00000000" w:rsidR="00000000" w:rsidRPr="00000000">
              <w:rPr>
                <w:rFonts w:ascii="Arial" w:cs="Arial" w:eastAsia="Arial" w:hAnsi="Arial"/>
                <w:sz w:val="14"/>
                <w:szCs w:val="14"/>
                <w:rtl w:val="0"/>
              </w:rPr>
              <w:t xml:space="preserve">43</w:t>
            </w:r>
          </w:p>
        </w:tc>
        <w:tc>
          <w:tcPr/>
          <w:p w:rsidR="00000000" w:rsidDel="00000000" w:rsidP="00000000" w:rsidRDefault="00000000" w:rsidRPr="00000000" w14:paraId="00000578">
            <w:pPr>
              <w:rPr>
                <w:rFonts w:ascii="Arial" w:cs="Arial" w:eastAsia="Arial" w:hAnsi="Arial"/>
                <w:sz w:val="14"/>
                <w:szCs w:val="14"/>
              </w:rPr>
            </w:pPr>
            <w:r w:rsidDel="00000000" w:rsidR="00000000" w:rsidRPr="00000000">
              <w:rPr>
                <w:rFonts w:ascii="Arial" w:cs="Arial" w:eastAsia="Arial" w:hAnsi="Arial"/>
                <w:sz w:val="14"/>
                <w:szCs w:val="14"/>
                <w:rtl w:val="0"/>
              </w:rPr>
              <w:t xml:space="preserve">Norte-Barretos</w:t>
            </w:r>
          </w:p>
        </w:tc>
        <w:tc>
          <w:tcPr/>
          <w:p w:rsidR="00000000" w:rsidDel="00000000" w:rsidP="00000000" w:rsidRDefault="00000000" w:rsidRPr="00000000" w14:paraId="0000057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7A">
            <w:pPr>
              <w:rPr>
                <w:rFonts w:ascii="Arial" w:cs="Arial" w:eastAsia="Arial" w:hAnsi="Arial"/>
                <w:sz w:val="14"/>
                <w:szCs w:val="14"/>
              </w:rPr>
            </w:pPr>
            <w:r w:rsidDel="00000000" w:rsidR="00000000" w:rsidRPr="00000000">
              <w:rPr>
                <w:rFonts w:ascii="Arial" w:cs="Arial" w:eastAsia="Arial" w:hAnsi="Arial"/>
                <w:sz w:val="14"/>
                <w:szCs w:val="14"/>
                <w:rtl w:val="0"/>
              </w:rPr>
              <w:t xml:space="preserve">55.1</w:t>
            </w:r>
          </w:p>
        </w:tc>
        <w:tc>
          <w:tcPr/>
          <w:p w:rsidR="00000000" w:rsidDel="00000000" w:rsidP="00000000" w:rsidRDefault="00000000" w:rsidRPr="00000000" w14:paraId="0000057B">
            <w:pPr>
              <w:rPr>
                <w:rFonts w:ascii="Arial" w:cs="Arial" w:eastAsia="Arial" w:hAnsi="Arial"/>
                <w:sz w:val="14"/>
                <w:szCs w:val="14"/>
              </w:rPr>
            </w:pPr>
            <w:r w:rsidDel="00000000" w:rsidR="00000000" w:rsidRPr="00000000">
              <w:rPr>
                <w:rFonts w:ascii="Arial" w:cs="Arial" w:eastAsia="Arial" w:hAnsi="Arial"/>
                <w:sz w:val="14"/>
                <w:szCs w:val="14"/>
                <w:rtl w:val="0"/>
              </w:rPr>
              <w:t xml:space="preserve">85.3</w:t>
            </w:r>
          </w:p>
        </w:tc>
        <w:tc>
          <w:tcPr/>
          <w:p w:rsidR="00000000" w:rsidDel="00000000" w:rsidP="00000000" w:rsidRDefault="00000000" w:rsidRPr="00000000" w14:paraId="0000057C">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57D">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7E">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57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80">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581">
            <w:pPr>
              <w:rPr>
                <w:rFonts w:ascii="Arial" w:cs="Arial" w:eastAsia="Arial" w:hAnsi="Arial"/>
                <w:sz w:val="14"/>
                <w:szCs w:val="14"/>
              </w:rPr>
            </w:pPr>
            <w:r w:rsidDel="00000000" w:rsidR="00000000" w:rsidRPr="00000000">
              <w:rPr>
                <w:rFonts w:ascii="Arial" w:cs="Arial" w:eastAsia="Arial" w:hAnsi="Arial"/>
                <w:sz w:val="14"/>
                <w:szCs w:val="14"/>
                <w:rtl w:val="0"/>
              </w:rPr>
              <w:t xml:space="preserve">44</w:t>
            </w:r>
          </w:p>
        </w:tc>
        <w:tc>
          <w:tcPr/>
          <w:p w:rsidR="00000000" w:rsidDel="00000000" w:rsidP="00000000" w:rsidRDefault="00000000" w:rsidRPr="00000000" w14:paraId="00000582">
            <w:pPr>
              <w:rPr>
                <w:rFonts w:ascii="Arial" w:cs="Arial" w:eastAsia="Arial" w:hAnsi="Arial"/>
                <w:sz w:val="14"/>
                <w:szCs w:val="14"/>
              </w:rPr>
            </w:pPr>
            <w:r w:rsidDel="00000000" w:rsidR="00000000" w:rsidRPr="00000000">
              <w:rPr>
                <w:rFonts w:ascii="Arial" w:cs="Arial" w:eastAsia="Arial" w:hAnsi="Arial"/>
                <w:sz w:val="14"/>
                <w:szCs w:val="14"/>
                <w:rtl w:val="0"/>
              </w:rPr>
              <w:t xml:space="preserve">Ourinhos</w:t>
            </w:r>
          </w:p>
        </w:tc>
        <w:tc>
          <w:tcPr/>
          <w:p w:rsidR="00000000" w:rsidDel="00000000" w:rsidP="00000000" w:rsidRDefault="00000000" w:rsidRPr="00000000" w14:paraId="0000058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84">
            <w:pPr>
              <w:rPr>
                <w:rFonts w:ascii="Arial" w:cs="Arial" w:eastAsia="Arial" w:hAnsi="Arial"/>
                <w:sz w:val="14"/>
                <w:szCs w:val="14"/>
              </w:rPr>
            </w:pPr>
            <w:r w:rsidDel="00000000" w:rsidR="00000000" w:rsidRPr="00000000">
              <w:rPr>
                <w:rFonts w:ascii="Arial" w:cs="Arial" w:eastAsia="Arial" w:hAnsi="Arial"/>
                <w:sz w:val="14"/>
                <w:szCs w:val="14"/>
                <w:rtl w:val="0"/>
              </w:rPr>
              <w:t xml:space="preserve">58.1</w:t>
            </w:r>
          </w:p>
        </w:tc>
        <w:tc>
          <w:tcPr/>
          <w:p w:rsidR="00000000" w:rsidDel="00000000" w:rsidP="00000000" w:rsidRDefault="00000000" w:rsidRPr="00000000" w14:paraId="00000585">
            <w:pPr>
              <w:rPr>
                <w:rFonts w:ascii="Arial" w:cs="Arial" w:eastAsia="Arial" w:hAnsi="Arial"/>
                <w:sz w:val="14"/>
                <w:szCs w:val="14"/>
              </w:rPr>
            </w:pPr>
            <w:r w:rsidDel="00000000" w:rsidR="00000000" w:rsidRPr="00000000">
              <w:rPr>
                <w:rFonts w:ascii="Arial" w:cs="Arial" w:eastAsia="Arial" w:hAnsi="Arial"/>
                <w:sz w:val="14"/>
                <w:szCs w:val="14"/>
                <w:rtl w:val="0"/>
              </w:rPr>
              <w:t xml:space="preserve">86.8</w:t>
            </w:r>
          </w:p>
        </w:tc>
        <w:tc>
          <w:tcPr/>
          <w:p w:rsidR="00000000" w:rsidDel="00000000" w:rsidP="00000000" w:rsidRDefault="00000000" w:rsidRPr="00000000" w14:paraId="00000586">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587">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8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8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8A">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8B">
            <w:pPr>
              <w:rPr>
                <w:rFonts w:ascii="Arial" w:cs="Arial" w:eastAsia="Arial" w:hAnsi="Arial"/>
                <w:sz w:val="14"/>
                <w:szCs w:val="14"/>
              </w:rPr>
            </w:pPr>
            <w:r w:rsidDel="00000000" w:rsidR="00000000" w:rsidRPr="00000000">
              <w:rPr>
                <w:rFonts w:ascii="Arial" w:cs="Arial" w:eastAsia="Arial" w:hAnsi="Arial"/>
                <w:sz w:val="14"/>
                <w:szCs w:val="14"/>
                <w:rtl w:val="0"/>
              </w:rPr>
              <w:t xml:space="preserve">45</w:t>
            </w:r>
          </w:p>
        </w:tc>
        <w:tc>
          <w:tcPr/>
          <w:p w:rsidR="00000000" w:rsidDel="00000000" w:rsidP="00000000" w:rsidRDefault="00000000" w:rsidRPr="00000000" w14:paraId="0000058C">
            <w:pPr>
              <w:rPr>
                <w:rFonts w:ascii="Arial" w:cs="Arial" w:eastAsia="Arial" w:hAnsi="Arial"/>
                <w:sz w:val="14"/>
                <w:szCs w:val="14"/>
              </w:rPr>
            </w:pPr>
            <w:r w:rsidDel="00000000" w:rsidR="00000000" w:rsidRPr="00000000">
              <w:rPr>
                <w:rFonts w:ascii="Arial" w:cs="Arial" w:eastAsia="Arial" w:hAnsi="Arial"/>
                <w:sz w:val="14"/>
                <w:szCs w:val="14"/>
                <w:rtl w:val="0"/>
              </w:rPr>
              <w:t xml:space="preserve">Piracicaba</w:t>
            </w:r>
          </w:p>
        </w:tc>
        <w:tc>
          <w:tcPr/>
          <w:p w:rsidR="00000000" w:rsidDel="00000000" w:rsidP="00000000" w:rsidRDefault="00000000" w:rsidRPr="00000000" w14:paraId="0000058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8E">
            <w:pPr>
              <w:rPr>
                <w:rFonts w:ascii="Arial" w:cs="Arial" w:eastAsia="Arial" w:hAnsi="Arial"/>
                <w:sz w:val="14"/>
                <w:szCs w:val="14"/>
              </w:rPr>
            </w:pPr>
            <w:r w:rsidDel="00000000" w:rsidR="00000000" w:rsidRPr="00000000">
              <w:rPr>
                <w:rFonts w:ascii="Arial" w:cs="Arial" w:eastAsia="Arial" w:hAnsi="Arial"/>
                <w:sz w:val="14"/>
                <w:szCs w:val="14"/>
                <w:rtl w:val="0"/>
              </w:rPr>
              <w:t xml:space="preserve">19.1</w:t>
            </w:r>
          </w:p>
        </w:tc>
        <w:tc>
          <w:tcPr/>
          <w:p w:rsidR="00000000" w:rsidDel="00000000" w:rsidP="00000000" w:rsidRDefault="00000000" w:rsidRPr="00000000" w14:paraId="0000058F">
            <w:pPr>
              <w:rPr>
                <w:rFonts w:ascii="Arial" w:cs="Arial" w:eastAsia="Arial" w:hAnsi="Arial"/>
                <w:sz w:val="14"/>
                <w:szCs w:val="14"/>
              </w:rPr>
            </w:pPr>
            <w:r w:rsidDel="00000000" w:rsidR="00000000" w:rsidRPr="00000000">
              <w:rPr>
                <w:rFonts w:ascii="Arial" w:cs="Arial" w:eastAsia="Arial" w:hAnsi="Arial"/>
                <w:sz w:val="14"/>
                <w:szCs w:val="14"/>
                <w:rtl w:val="0"/>
              </w:rPr>
              <w:t xml:space="preserve">64.0</w:t>
            </w:r>
          </w:p>
        </w:tc>
        <w:tc>
          <w:tcPr/>
          <w:p w:rsidR="00000000" w:rsidDel="00000000" w:rsidP="00000000" w:rsidRDefault="00000000" w:rsidRPr="00000000" w14:paraId="00000590">
            <w:pPr>
              <w:rPr>
                <w:rFonts w:ascii="Arial" w:cs="Arial" w:eastAsia="Arial" w:hAnsi="Arial"/>
                <w:sz w:val="14"/>
                <w:szCs w:val="14"/>
              </w:rPr>
            </w:pPr>
            <w:r w:rsidDel="00000000" w:rsidR="00000000" w:rsidRPr="00000000">
              <w:rPr>
                <w:rFonts w:ascii="Arial" w:cs="Arial" w:eastAsia="Arial" w:hAnsi="Arial"/>
                <w:sz w:val="14"/>
                <w:szCs w:val="14"/>
                <w:rtl w:val="0"/>
              </w:rPr>
              <w:t xml:space="preserve">6.0</w:t>
            </w:r>
          </w:p>
        </w:tc>
        <w:tc>
          <w:tcPr/>
          <w:p w:rsidR="00000000" w:rsidDel="00000000" w:rsidP="00000000" w:rsidRDefault="00000000" w:rsidRPr="00000000" w14:paraId="00000591">
            <w:pPr>
              <w:rPr>
                <w:rFonts w:ascii="Arial" w:cs="Arial" w:eastAsia="Arial" w:hAnsi="Arial"/>
                <w:sz w:val="14"/>
                <w:szCs w:val="14"/>
              </w:rPr>
            </w:pPr>
            <w:r w:rsidDel="00000000" w:rsidR="00000000" w:rsidRPr="00000000">
              <w:rPr>
                <w:rFonts w:ascii="Arial" w:cs="Arial" w:eastAsia="Arial" w:hAnsi="Arial"/>
                <w:sz w:val="14"/>
                <w:szCs w:val="14"/>
                <w:rtl w:val="0"/>
              </w:rPr>
              <w:t xml:space="preserve">0.6</w:t>
            </w:r>
          </w:p>
        </w:tc>
        <w:tc>
          <w:tcPr/>
          <w:p w:rsidR="00000000" w:rsidDel="00000000" w:rsidP="00000000" w:rsidRDefault="00000000" w:rsidRPr="00000000" w14:paraId="00000592">
            <w:pPr>
              <w:rPr>
                <w:rFonts w:ascii="Arial" w:cs="Arial" w:eastAsia="Arial" w:hAnsi="Arial"/>
                <w:sz w:val="14"/>
                <w:szCs w:val="14"/>
              </w:rPr>
            </w:pPr>
            <w:r w:rsidDel="00000000" w:rsidR="00000000" w:rsidRPr="00000000">
              <w:rPr>
                <w:rFonts w:ascii="Arial" w:cs="Arial" w:eastAsia="Arial" w:hAnsi="Arial"/>
                <w:sz w:val="14"/>
                <w:szCs w:val="14"/>
                <w:rtl w:val="0"/>
              </w:rPr>
              <w:t xml:space="preserve">2.6</w:t>
            </w:r>
          </w:p>
        </w:tc>
        <w:tc>
          <w:tcPr/>
          <w:p w:rsidR="00000000" w:rsidDel="00000000" w:rsidP="00000000" w:rsidRDefault="00000000" w:rsidRPr="00000000" w14:paraId="0000059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94">
            <w:pP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r>
      <w:tr>
        <w:trPr>
          <w:cantSplit w:val="0"/>
          <w:trHeight w:val="92" w:hRule="atLeast"/>
          <w:tblHeader w:val="0"/>
        </w:trPr>
        <w:tc>
          <w:tcPr/>
          <w:p w:rsidR="00000000" w:rsidDel="00000000" w:rsidP="00000000" w:rsidRDefault="00000000" w:rsidRPr="00000000" w14:paraId="00000595">
            <w:pPr>
              <w:rPr>
                <w:rFonts w:ascii="Arial" w:cs="Arial" w:eastAsia="Arial" w:hAnsi="Arial"/>
                <w:sz w:val="14"/>
                <w:szCs w:val="14"/>
              </w:rPr>
            </w:pPr>
            <w:r w:rsidDel="00000000" w:rsidR="00000000" w:rsidRPr="00000000">
              <w:rPr>
                <w:rFonts w:ascii="Arial" w:cs="Arial" w:eastAsia="Arial" w:hAnsi="Arial"/>
                <w:sz w:val="14"/>
                <w:szCs w:val="14"/>
                <w:rtl w:val="0"/>
              </w:rPr>
              <w:t xml:space="preserve">46</w:t>
            </w:r>
          </w:p>
        </w:tc>
        <w:tc>
          <w:tcPr/>
          <w:p w:rsidR="00000000" w:rsidDel="00000000" w:rsidP="00000000" w:rsidRDefault="00000000" w:rsidRPr="00000000" w14:paraId="00000596">
            <w:pPr>
              <w:rPr>
                <w:rFonts w:ascii="Arial" w:cs="Arial" w:eastAsia="Arial" w:hAnsi="Arial"/>
                <w:sz w:val="14"/>
                <w:szCs w:val="14"/>
              </w:rPr>
            </w:pPr>
            <w:r w:rsidDel="00000000" w:rsidR="00000000" w:rsidRPr="00000000">
              <w:rPr>
                <w:rFonts w:ascii="Arial" w:cs="Arial" w:eastAsia="Arial" w:hAnsi="Arial"/>
                <w:sz w:val="14"/>
                <w:szCs w:val="14"/>
                <w:rtl w:val="0"/>
              </w:rPr>
              <w:t xml:space="preserve">Polo Cuesta</w:t>
            </w:r>
          </w:p>
        </w:tc>
        <w:tc>
          <w:tcPr/>
          <w:p w:rsidR="00000000" w:rsidDel="00000000" w:rsidP="00000000" w:rsidRDefault="00000000" w:rsidRPr="00000000" w14:paraId="0000059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98">
            <w:pPr>
              <w:rPr>
                <w:rFonts w:ascii="Arial" w:cs="Arial" w:eastAsia="Arial" w:hAnsi="Arial"/>
                <w:sz w:val="14"/>
                <w:szCs w:val="14"/>
              </w:rPr>
            </w:pPr>
            <w:r w:rsidDel="00000000" w:rsidR="00000000" w:rsidRPr="00000000">
              <w:rPr>
                <w:rFonts w:ascii="Arial" w:cs="Arial" w:eastAsia="Arial" w:hAnsi="Arial"/>
                <w:sz w:val="14"/>
                <w:szCs w:val="14"/>
                <w:rtl w:val="0"/>
              </w:rPr>
              <w:t xml:space="preserve">15.4</w:t>
            </w:r>
          </w:p>
        </w:tc>
        <w:tc>
          <w:tcPr/>
          <w:p w:rsidR="00000000" w:rsidDel="00000000" w:rsidP="00000000" w:rsidRDefault="00000000" w:rsidRPr="00000000" w14:paraId="00000599">
            <w:pPr>
              <w:rPr>
                <w:rFonts w:ascii="Arial" w:cs="Arial" w:eastAsia="Arial" w:hAnsi="Arial"/>
                <w:sz w:val="14"/>
                <w:szCs w:val="14"/>
              </w:rPr>
            </w:pPr>
            <w:r w:rsidDel="00000000" w:rsidR="00000000" w:rsidRPr="00000000">
              <w:rPr>
                <w:rFonts w:ascii="Arial" w:cs="Arial" w:eastAsia="Arial" w:hAnsi="Arial"/>
                <w:sz w:val="14"/>
                <w:szCs w:val="14"/>
                <w:rtl w:val="0"/>
              </w:rPr>
              <w:t xml:space="preserve">43.4</w:t>
            </w:r>
          </w:p>
        </w:tc>
        <w:tc>
          <w:tcPr/>
          <w:p w:rsidR="00000000" w:rsidDel="00000000" w:rsidP="00000000" w:rsidRDefault="00000000" w:rsidRPr="00000000" w14:paraId="0000059A">
            <w:pPr>
              <w:rPr>
                <w:rFonts w:ascii="Arial" w:cs="Arial" w:eastAsia="Arial" w:hAnsi="Arial"/>
                <w:sz w:val="14"/>
                <w:szCs w:val="14"/>
              </w:rPr>
            </w:pPr>
            <w:r w:rsidDel="00000000" w:rsidR="00000000" w:rsidRPr="00000000">
              <w:rPr>
                <w:rFonts w:ascii="Arial" w:cs="Arial" w:eastAsia="Arial" w:hAnsi="Arial"/>
                <w:sz w:val="14"/>
                <w:szCs w:val="14"/>
                <w:rtl w:val="0"/>
              </w:rPr>
              <w:t xml:space="preserve">10.7</w:t>
            </w:r>
          </w:p>
        </w:tc>
        <w:tc>
          <w:tcPr/>
          <w:p w:rsidR="00000000" w:rsidDel="00000000" w:rsidP="00000000" w:rsidRDefault="00000000" w:rsidRPr="00000000" w14:paraId="0000059B">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59C">
            <w:pPr>
              <w:rPr>
                <w:rFonts w:ascii="Arial" w:cs="Arial" w:eastAsia="Arial" w:hAnsi="Arial"/>
                <w:sz w:val="14"/>
                <w:szCs w:val="14"/>
              </w:rPr>
            </w:pPr>
            <w:r w:rsidDel="00000000" w:rsidR="00000000" w:rsidRPr="00000000">
              <w:rPr>
                <w:rFonts w:ascii="Arial" w:cs="Arial" w:eastAsia="Arial" w:hAnsi="Arial"/>
                <w:sz w:val="14"/>
                <w:szCs w:val="14"/>
                <w:rtl w:val="0"/>
              </w:rPr>
              <w:t xml:space="preserve">9.1</w:t>
            </w:r>
          </w:p>
        </w:tc>
        <w:tc>
          <w:tcPr/>
          <w:p w:rsidR="00000000" w:rsidDel="00000000" w:rsidP="00000000" w:rsidRDefault="00000000" w:rsidRPr="00000000" w14:paraId="0000059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9E">
            <w:pPr>
              <w:rPr>
                <w:rFonts w:ascii="Arial" w:cs="Arial" w:eastAsia="Arial" w:hAnsi="Arial"/>
                <w:sz w:val="14"/>
                <w:szCs w:val="14"/>
              </w:rPr>
            </w:pPr>
            <w:r w:rsidDel="00000000" w:rsidR="00000000" w:rsidRPr="00000000">
              <w:rPr>
                <w:rFonts w:ascii="Arial" w:cs="Arial" w:eastAsia="Arial" w:hAnsi="Arial"/>
                <w:sz w:val="14"/>
                <w:szCs w:val="14"/>
                <w:rtl w:val="0"/>
              </w:rPr>
              <w:t xml:space="preserve">16.0</w:t>
            </w:r>
          </w:p>
        </w:tc>
      </w:tr>
      <w:tr>
        <w:trPr>
          <w:cantSplit w:val="0"/>
          <w:trHeight w:val="92" w:hRule="atLeast"/>
          <w:tblHeader w:val="0"/>
        </w:trPr>
        <w:tc>
          <w:tcPr/>
          <w:p w:rsidR="00000000" w:rsidDel="00000000" w:rsidP="00000000" w:rsidRDefault="00000000" w:rsidRPr="00000000" w14:paraId="0000059F">
            <w:pPr>
              <w:rPr>
                <w:rFonts w:ascii="Arial" w:cs="Arial" w:eastAsia="Arial" w:hAnsi="Arial"/>
                <w:sz w:val="14"/>
                <w:szCs w:val="14"/>
              </w:rPr>
            </w:pPr>
            <w:r w:rsidDel="00000000" w:rsidR="00000000" w:rsidRPr="00000000">
              <w:rPr>
                <w:rFonts w:ascii="Arial" w:cs="Arial" w:eastAsia="Arial" w:hAnsi="Arial"/>
                <w:sz w:val="14"/>
                <w:szCs w:val="14"/>
                <w:rtl w:val="0"/>
              </w:rPr>
              <w:t xml:space="preserve">47</w:t>
            </w:r>
          </w:p>
        </w:tc>
        <w:tc>
          <w:tcPr/>
          <w:p w:rsidR="00000000" w:rsidDel="00000000" w:rsidP="00000000" w:rsidRDefault="00000000" w:rsidRPr="00000000" w14:paraId="000005A0">
            <w:pPr>
              <w:rPr>
                <w:rFonts w:ascii="Arial" w:cs="Arial" w:eastAsia="Arial" w:hAnsi="Arial"/>
                <w:sz w:val="14"/>
                <w:szCs w:val="14"/>
              </w:rPr>
            </w:pPr>
            <w:r w:rsidDel="00000000" w:rsidR="00000000" w:rsidRPr="00000000">
              <w:rPr>
                <w:rFonts w:ascii="Arial" w:cs="Arial" w:eastAsia="Arial" w:hAnsi="Arial"/>
                <w:sz w:val="14"/>
                <w:szCs w:val="14"/>
                <w:rtl w:val="0"/>
              </w:rPr>
              <w:t xml:space="preserve">Pontal Do Paranapanema</w:t>
            </w:r>
          </w:p>
        </w:tc>
        <w:tc>
          <w:tcPr/>
          <w:p w:rsidR="00000000" w:rsidDel="00000000" w:rsidP="00000000" w:rsidRDefault="00000000" w:rsidRPr="00000000" w14:paraId="000005A1">
            <w:pPr>
              <w:rPr>
                <w:rFonts w:ascii="Arial" w:cs="Arial" w:eastAsia="Arial" w:hAnsi="Arial"/>
                <w:sz w:val="14"/>
                <w:szCs w:val="14"/>
              </w:rPr>
            </w:pPr>
            <w:r w:rsidDel="00000000" w:rsidR="00000000" w:rsidRPr="00000000">
              <w:rPr>
                <w:rFonts w:ascii="Arial" w:cs="Arial" w:eastAsia="Arial" w:hAnsi="Arial"/>
                <w:sz w:val="14"/>
                <w:szCs w:val="14"/>
                <w:rtl w:val="0"/>
              </w:rPr>
              <w:t xml:space="preserve">132</w:t>
            </w:r>
          </w:p>
        </w:tc>
        <w:tc>
          <w:tcPr/>
          <w:p w:rsidR="00000000" w:rsidDel="00000000" w:rsidP="00000000" w:rsidRDefault="00000000" w:rsidRPr="00000000" w14:paraId="000005A2">
            <w:pPr>
              <w:rPr>
                <w:rFonts w:ascii="Arial" w:cs="Arial" w:eastAsia="Arial" w:hAnsi="Arial"/>
                <w:sz w:val="14"/>
                <w:szCs w:val="14"/>
              </w:rPr>
            </w:pPr>
            <w:r w:rsidDel="00000000" w:rsidR="00000000" w:rsidRPr="00000000">
              <w:rPr>
                <w:rFonts w:ascii="Arial" w:cs="Arial" w:eastAsia="Arial" w:hAnsi="Arial"/>
                <w:sz w:val="14"/>
                <w:szCs w:val="14"/>
                <w:rtl w:val="0"/>
              </w:rPr>
              <w:t xml:space="preserve">72.7</w:t>
            </w:r>
          </w:p>
        </w:tc>
        <w:tc>
          <w:tcPr/>
          <w:p w:rsidR="00000000" w:rsidDel="00000000" w:rsidP="00000000" w:rsidRDefault="00000000" w:rsidRPr="00000000" w14:paraId="000005A3">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97.0</w:t>
            </w:r>
          </w:p>
        </w:tc>
        <w:tc>
          <w:tcPr/>
          <w:p w:rsidR="00000000" w:rsidDel="00000000" w:rsidP="00000000" w:rsidRDefault="00000000" w:rsidRPr="00000000" w14:paraId="000005A4">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0.6</w:t>
            </w:r>
          </w:p>
        </w:tc>
        <w:tc>
          <w:tcPr/>
          <w:p w:rsidR="00000000" w:rsidDel="00000000" w:rsidP="00000000" w:rsidRDefault="00000000" w:rsidRPr="00000000" w14:paraId="000005A5">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A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A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A8">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A9">
            <w:pPr>
              <w:rPr>
                <w:rFonts w:ascii="Arial" w:cs="Arial" w:eastAsia="Arial" w:hAnsi="Arial"/>
                <w:sz w:val="14"/>
                <w:szCs w:val="14"/>
              </w:rPr>
            </w:pPr>
            <w:r w:rsidDel="00000000" w:rsidR="00000000" w:rsidRPr="00000000">
              <w:rPr>
                <w:rFonts w:ascii="Arial" w:cs="Arial" w:eastAsia="Arial" w:hAnsi="Arial"/>
                <w:sz w:val="14"/>
                <w:szCs w:val="14"/>
                <w:rtl w:val="0"/>
              </w:rPr>
              <w:t xml:space="preserve">48</w:t>
            </w:r>
          </w:p>
        </w:tc>
        <w:tc>
          <w:tcPr/>
          <w:p w:rsidR="00000000" w:rsidDel="00000000" w:rsidP="00000000" w:rsidRDefault="00000000" w:rsidRPr="00000000" w14:paraId="000005AA">
            <w:pPr>
              <w:rPr>
                <w:rFonts w:ascii="Arial" w:cs="Arial" w:eastAsia="Arial" w:hAnsi="Arial"/>
                <w:sz w:val="14"/>
                <w:szCs w:val="14"/>
              </w:rPr>
            </w:pPr>
            <w:r w:rsidDel="00000000" w:rsidR="00000000" w:rsidRPr="00000000">
              <w:rPr>
                <w:rFonts w:ascii="Arial" w:cs="Arial" w:eastAsia="Arial" w:hAnsi="Arial"/>
                <w:sz w:val="14"/>
                <w:szCs w:val="14"/>
                <w:rtl w:val="0"/>
              </w:rPr>
              <w:t xml:space="preserve">Reg Metro Campinas</w:t>
            </w:r>
          </w:p>
        </w:tc>
        <w:tc>
          <w:tcPr/>
          <w:p w:rsidR="00000000" w:rsidDel="00000000" w:rsidP="00000000" w:rsidRDefault="00000000" w:rsidRPr="00000000" w14:paraId="000005A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AC">
            <w:pPr>
              <w:rPr>
                <w:rFonts w:ascii="Arial" w:cs="Arial" w:eastAsia="Arial" w:hAnsi="Arial"/>
                <w:sz w:val="14"/>
                <w:szCs w:val="14"/>
              </w:rPr>
            </w:pPr>
            <w:r w:rsidDel="00000000" w:rsidR="00000000" w:rsidRPr="00000000">
              <w:rPr>
                <w:rFonts w:ascii="Arial" w:cs="Arial" w:eastAsia="Arial" w:hAnsi="Arial"/>
                <w:sz w:val="14"/>
                <w:szCs w:val="14"/>
                <w:rtl w:val="0"/>
              </w:rPr>
              <w:t xml:space="preserve">8.8</w:t>
            </w:r>
          </w:p>
        </w:tc>
        <w:tc>
          <w:tcPr/>
          <w:p w:rsidR="00000000" w:rsidDel="00000000" w:rsidP="00000000" w:rsidRDefault="00000000" w:rsidRPr="00000000" w14:paraId="000005AD">
            <w:pPr>
              <w:rPr>
                <w:rFonts w:ascii="Arial" w:cs="Arial" w:eastAsia="Arial" w:hAnsi="Arial"/>
                <w:sz w:val="14"/>
                <w:szCs w:val="14"/>
              </w:rPr>
            </w:pPr>
            <w:r w:rsidDel="00000000" w:rsidR="00000000" w:rsidRPr="00000000">
              <w:rPr>
                <w:rFonts w:ascii="Arial" w:cs="Arial" w:eastAsia="Arial" w:hAnsi="Arial"/>
                <w:sz w:val="14"/>
                <w:szCs w:val="14"/>
                <w:rtl w:val="0"/>
              </w:rPr>
              <w:t xml:space="preserve">36.8</w:t>
            </w:r>
          </w:p>
        </w:tc>
        <w:tc>
          <w:tcPr/>
          <w:p w:rsidR="00000000" w:rsidDel="00000000" w:rsidP="00000000" w:rsidRDefault="00000000" w:rsidRPr="00000000" w14:paraId="000005AE">
            <w:pPr>
              <w:rPr>
                <w:rFonts w:ascii="Arial" w:cs="Arial" w:eastAsia="Arial" w:hAnsi="Arial"/>
                <w:sz w:val="14"/>
                <w:szCs w:val="14"/>
              </w:rPr>
            </w:pPr>
            <w:r w:rsidDel="00000000" w:rsidR="00000000" w:rsidRPr="00000000">
              <w:rPr>
                <w:rFonts w:ascii="Arial" w:cs="Arial" w:eastAsia="Arial" w:hAnsi="Arial"/>
                <w:sz w:val="14"/>
                <w:szCs w:val="14"/>
                <w:rtl w:val="0"/>
              </w:rPr>
              <w:t xml:space="preserve">46.6</w:t>
            </w:r>
          </w:p>
        </w:tc>
        <w:tc>
          <w:tcPr/>
          <w:p w:rsidR="00000000" w:rsidDel="00000000" w:rsidP="00000000" w:rsidRDefault="00000000" w:rsidRPr="00000000" w14:paraId="000005AF">
            <w:pPr>
              <w:rPr>
                <w:rFonts w:ascii="Arial" w:cs="Arial" w:eastAsia="Arial" w:hAnsi="Arial"/>
                <w:sz w:val="14"/>
                <w:szCs w:val="14"/>
              </w:rPr>
            </w:pPr>
            <w:r w:rsidDel="00000000" w:rsidR="00000000" w:rsidRPr="00000000">
              <w:rPr>
                <w:rFonts w:ascii="Arial" w:cs="Arial" w:eastAsia="Arial" w:hAnsi="Arial"/>
                <w:sz w:val="14"/>
                <w:szCs w:val="14"/>
                <w:rtl w:val="0"/>
              </w:rPr>
              <w:t xml:space="preserve">2.3</w:t>
            </w:r>
          </w:p>
        </w:tc>
        <w:tc>
          <w:tcPr/>
          <w:p w:rsidR="00000000" w:rsidDel="00000000" w:rsidP="00000000" w:rsidRDefault="00000000" w:rsidRPr="00000000" w14:paraId="000005B0">
            <w:pPr>
              <w:rPr>
                <w:rFonts w:ascii="Arial" w:cs="Arial" w:eastAsia="Arial" w:hAnsi="Arial"/>
                <w:sz w:val="14"/>
                <w:szCs w:val="14"/>
              </w:rPr>
            </w:pPr>
            <w:r w:rsidDel="00000000" w:rsidR="00000000" w:rsidRPr="00000000">
              <w:rPr>
                <w:rFonts w:ascii="Arial" w:cs="Arial" w:eastAsia="Arial" w:hAnsi="Arial"/>
                <w:sz w:val="14"/>
                <w:szCs w:val="14"/>
                <w:rtl w:val="0"/>
              </w:rPr>
              <w:t xml:space="preserve">41.0</w:t>
            </w:r>
          </w:p>
        </w:tc>
        <w:tc>
          <w:tcPr/>
          <w:p w:rsidR="00000000" w:rsidDel="00000000" w:rsidP="00000000" w:rsidRDefault="00000000" w:rsidRPr="00000000" w14:paraId="000005B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B2">
            <w:pPr>
              <w:rPr>
                <w:rFonts w:ascii="Arial" w:cs="Arial" w:eastAsia="Arial" w:hAnsi="Arial"/>
                <w:sz w:val="14"/>
                <w:szCs w:val="14"/>
              </w:rPr>
            </w:pPr>
            <w:r w:rsidDel="00000000" w:rsidR="00000000" w:rsidRPr="00000000">
              <w:rPr>
                <w:rFonts w:ascii="Arial" w:cs="Arial" w:eastAsia="Arial" w:hAnsi="Arial"/>
                <w:sz w:val="14"/>
                <w:szCs w:val="14"/>
                <w:rtl w:val="0"/>
              </w:rPr>
              <w:t xml:space="preserve">60.0</w:t>
            </w:r>
          </w:p>
        </w:tc>
      </w:tr>
      <w:tr>
        <w:trPr>
          <w:cantSplit w:val="0"/>
          <w:trHeight w:val="92" w:hRule="atLeast"/>
          <w:tblHeader w:val="0"/>
        </w:trPr>
        <w:tc>
          <w:tcPr/>
          <w:p w:rsidR="00000000" w:rsidDel="00000000" w:rsidP="00000000" w:rsidRDefault="00000000" w:rsidRPr="00000000" w14:paraId="000005B3">
            <w:pPr>
              <w:rPr>
                <w:rFonts w:ascii="Arial" w:cs="Arial" w:eastAsia="Arial" w:hAnsi="Arial"/>
                <w:sz w:val="14"/>
                <w:szCs w:val="14"/>
              </w:rPr>
            </w:pPr>
            <w:r w:rsidDel="00000000" w:rsidR="00000000" w:rsidRPr="00000000">
              <w:rPr>
                <w:rFonts w:ascii="Arial" w:cs="Arial" w:eastAsia="Arial" w:hAnsi="Arial"/>
                <w:sz w:val="14"/>
                <w:szCs w:val="14"/>
                <w:rtl w:val="0"/>
              </w:rPr>
              <w:t xml:space="preserve">49</w:t>
            </w:r>
          </w:p>
        </w:tc>
        <w:tc>
          <w:tcPr/>
          <w:p w:rsidR="00000000" w:rsidDel="00000000" w:rsidP="00000000" w:rsidRDefault="00000000" w:rsidRPr="00000000" w14:paraId="000005B4">
            <w:pPr>
              <w:rPr>
                <w:rFonts w:ascii="Arial" w:cs="Arial" w:eastAsia="Arial" w:hAnsi="Arial"/>
                <w:sz w:val="14"/>
                <w:szCs w:val="14"/>
              </w:rPr>
            </w:pPr>
            <w:r w:rsidDel="00000000" w:rsidR="00000000" w:rsidRPr="00000000">
              <w:rPr>
                <w:rFonts w:ascii="Arial" w:cs="Arial" w:eastAsia="Arial" w:hAnsi="Arial"/>
                <w:sz w:val="14"/>
                <w:szCs w:val="14"/>
                <w:rtl w:val="0"/>
              </w:rPr>
              <w:t xml:space="preserve">Rio Claro</w:t>
            </w:r>
          </w:p>
        </w:tc>
        <w:tc>
          <w:tcPr/>
          <w:p w:rsidR="00000000" w:rsidDel="00000000" w:rsidP="00000000" w:rsidRDefault="00000000" w:rsidRPr="00000000" w14:paraId="000005B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B6">
            <w:pPr>
              <w:rPr>
                <w:rFonts w:ascii="Arial" w:cs="Arial" w:eastAsia="Arial" w:hAnsi="Arial"/>
                <w:sz w:val="14"/>
                <w:szCs w:val="14"/>
              </w:rPr>
            </w:pPr>
            <w:r w:rsidDel="00000000" w:rsidR="00000000" w:rsidRPr="00000000">
              <w:rPr>
                <w:rFonts w:ascii="Arial" w:cs="Arial" w:eastAsia="Arial" w:hAnsi="Arial"/>
                <w:sz w:val="14"/>
                <w:szCs w:val="14"/>
                <w:rtl w:val="0"/>
              </w:rPr>
              <w:t xml:space="preserve">41.2</w:t>
            </w:r>
          </w:p>
        </w:tc>
        <w:tc>
          <w:tcPr/>
          <w:p w:rsidR="00000000" w:rsidDel="00000000" w:rsidP="00000000" w:rsidRDefault="00000000" w:rsidRPr="00000000" w14:paraId="000005B7">
            <w:pPr>
              <w:rPr>
                <w:rFonts w:ascii="Arial" w:cs="Arial" w:eastAsia="Arial" w:hAnsi="Arial"/>
                <w:sz w:val="14"/>
                <w:szCs w:val="14"/>
              </w:rPr>
            </w:pPr>
            <w:r w:rsidDel="00000000" w:rsidR="00000000" w:rsidRPr="00000000">
              <w:rPr>
                <w:rFonts w:ascii="Arial" w:cs="Arial" w:eastAsia="Arial" w:hAnsi="Arial"/>
                <w:sz w:val="14"/>
                <w:szCs w:val="14"/>
                <w:rtl w:val="0"/>
              </w:rPr>
              <w:t xml:space="preserve">80.9</w:t>
            </w:r>
          </w:p>
        </w:tc>
        <w:tc>
          <w:tcPr/>
          <w:p w:rsidR="00000000" w:rsidDel="00000000" w:rsidP="00000000" w:rsidRDefault="00000000" w:rsidRPr="00000000" w14:paraId="000005B8">
            <w:pPr>
              <w:rPr>
                <w:rFonts w:ascii="Arial" w:cs="Arial" w:eastAsia="Arial" w:hAnsi="Arial"/>
                <w:sz w:val="14"/>
                <w:szCs w:val="14"/>
              </w:rPr>
            </w:pPr>
            <w:r w:rsidDel="00000000" w:rsidR="00000000" w:rsidRPr="00000000">
              <w:rPr>
                <w:rFonts w:ascii="Arial" w:cs="Arial" w:eastAsia="Arial" w:hAnsi="Arial"/>
                <w:sz w:val="14"/>
                <w:szCs w:val="14"/>
                <w:rtl w:val="0"/>
              </w:rPr>
              <w:t xml:space="preserve">2.1</w:t>
            </w:r>
          </w:p>
        </w:tc>
        <w:tc>
          <w:tcPr/>
          <w:p w:rsidR="00000000" w:rsidDel="00000000" w:rsidP="00000000" w:rsidRDefault="00000000" w:rsidRPr="00000000" w14:paraId="000005B9">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5BA">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5B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BC">
            <w:pPr>
              <w:rPr>
                <w:rFonts w:ascii="Arial" w:cs="Arial" w:eastAsia="Arial" w:hAnsi="Arial"/>
                <w:sz w:val="14"/>
                <w:szCs w:val="14"/>
              </w:rPr>
            </w:pPr>
            <w:r w:rsidDel="00000000" w:rsidR="00000000" w:rsidRPr="00000000">
              <w:rPr>
                <w:rFonts w:ascii="Arial" w:cs="Arial" w:eastAsia="Arial" w:hAnsi="Arial"/>
                <w:sz w:val="14"/>
                <w:szCs w:val="14"/>
                <w:rtl w:val="0"/>
              </w:rPr>
              <w:t xml:space="preserve">4.0</w:t>
            </w:r>
          </w:p>
        </w:tc>
      </w:tr>
      <w:tr>
        <w:trPr>
          <w:cantSplit w:val="0"/>
          <w:trHeight w:val="92" w:hRule="atLeast"/>
          <w:tblHeader w:val="0"/>
        </w:trPr>
        <w:tc>
          <w:tcPr/>
          <w:p w:rsidR="00000000" w:rsidDel="00000000" w:rsidP="00000000" w:rsidRDefault="00000000" w:rsidRPr="00000000" w14:paraId="000005BD">
            <w:pPr>
              <w:rPr>
                <w:rFonts w:ascii="Arial" w:cs="Arial" w:eastAsia="Arial" w:hAnsi="Arial"/>
                <w:sz w:val="14"/>
                <w:szCs w:val="14"/>
              </w:rPr>
            </w:pPr>
            <w:r w:rsidDel="00000000" w:rsidR="00000000" w:rsidRPr="00000000">
              <w:rPr>
                <w:rFonts w:ascii="Arial" w:cs="Arial" w:eastAsia="Arial" w:hAnsi="Arial"/>
                <w:sz w:val="14"/>
                <w:szCs w:val="14"/>
                <w:rtl w:val="0"/>
              </w:rPr>
              <w:t xml:space="preserve">50</w:t>
            </w:r>
          </w:p>
        </w:tc>
        <w:tc>
          <w:tcPr/>
          <w:p w:rsidR="00000000" w:rsidDel="00000000" w:rsidP="00000000" w:rsidRDefault="00000000" w:rsidRPr="00000000" w14:paraId="000005BE">
            <w:pPr>
              <w:rPr>
                <w:rFonts w:ascii="Arial" w:cs="Arial" w:eastAsia="Arial" w:hAnsi="Arial"/>
                <w:sz w:val="14"/>
                <w:szCs w:val="14"/>
              </w:rPr>
            </w:pPr>
            <w:r w:rsidDel="00000000" w:rsidR="00000000" w:rsidRPr="00000000">
              <w:rPr>
                <w:rFonts w:ascii="Arial" w:cs="Arial" w:eastAsia="Arial" w:hAnsi="Arial"/>
                <w:sz w:val="14"/>
                <w:szCs w:val="14"/>
                <w:rtl w:val="0"/>
              </w:rPr>
              <w:t xml:space="preserve">Rio Pardo</w:t>
            </w:r>
          </w:p>
        </w:tc>
        <w:tc>
          <w:tcPr/>
          <w:p w:rsidR="00000000" w:rsidDel="00000000" w:rsidP="00000000" w:rsidRDefault="00000000" w:rsidRPr="00000000" w14:paraId="000005B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C0">
            <w:pPr>
              <w:rPr>
                <w:rFonts w:ascii="Arial" w:cs="Arial" w:eastAsia="Arial" w:hAnsi="Arial"/>
                <w:sz w:val="14"/>
                <w:szCs w:val="14"/>
              </w:rPr>
            </w:pPr>
            <w:r w:rsidDel="00000000" w:rsidR="00000000" w:rsidRPr="00000000">
              <w:rPr>
                <w:rFonts w:ascii="Arial" w:cs="Arial" w:eastAsia="Arial" w:hAnsi="Arial"/>
                <w:sz w:val="14"/>
                <w:szCs w:val="14"/>
                <w:rtl w:val="0"/>
              </w:rPr>
              <w:t xml:space="preserve">61.8</w:t>
            </w:r>
          </w:p>
        </w:tc>
        <w:tc>
          <w:tcPr/>
          <w:p w:rsidR="00000000" w:rsidDel="00000000" w:rsidP="00000000" w:rsidRDefault="00000000" w:rsidRPr="00000000" w14:paraId="000005C1">
            <w:pPr>
              <w:rPr>
                <w:rFonts w:ascii="Arial" w:cs="Arial" w:eastAsia="Arial" w:hAnsi="Arial"/>
                <w:sz w:val="14"/>
                <w:szCs w:val="14"/>
              </w:rPr>
            </w:pPr>
            <w:r w:rsidDel="00000000" w:rsidR="00000000" w:rsidRPr="00000000">
              <w:rPr>
                <w:rFonts w:ascii="Arial" w:cs="Arial" w:eastAsia="Arial" w:hAnsi="Arial"/>
                <w:sz w:val="14"/>
                <w:szCs w:val="14"/>
                <w:rtl w:val="0"/>
              </w:rPr>
              <w:t xml:space="preserve">88.2</w:t>
            </w:r>
          </w:p>
        </w:tc>
        <w:tc>
          <w:tcPr/>
          <w:p w:rsidR="00000000" w:rsidDel="00000000" w:rsidP="00000000" w:rsidRDefault="00000000" w:rsidRPr="00000000" w14:paraId="000005C2">
            <w:pPr>
              <w:rPr>
                <w:rFonts w:ascii="Arial" w:cs="Arial" w:eastAsia="Arial" w:hAnsi="Arial"/>
                <w:sz w:val="14"/>
                <w:szCs w:val="14"/>
              </w:rPr>
            </w:pPr>
            <w:r w:rsidDel="00000000" w:rsidR="00000000" w:rsidRPr="00000000">
              <w:rPr>
                <w:rFonts w:ascii="Arial" w:cs="Arial" w:eastAsia="Arial" w:hAnsi="Arial"/>
                <w:sz w:val="14"/>
                <w:szCs w:val="14"/>
                <w:rtl w:val="0"/>
              </w:rPr>
              <w:t xml:space="preserve">0.7</w:t>
            </w:r>
          </w:p>
        </w:tc>
        <w:tc>
          <w:tcPr/>
          <w:p w:rsidR="00000000" w:rsidDel="00000000" w:rsidP="00000000" w:rsidRDefault="00000000" w:rsidRPr="00000000" w14:paraId="000005C3">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C4">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C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C6">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C7">
            <w:pPr>
              <w:rPr>
                <w:rFonts w:ascii="Arial" w:cs="Arial" w:eastAsia="Arial" w:hAnsi="Arial"/>
                <w:sz w:val="14"/>
                <w:szCs w:val="14"/>
              </w:rPr>
            </w:pPr>
            <w:r w:rsidDel="00000000" w:rsidR="00000000" w:rsidRPr="00000000">
              <w:rPr>
                <w:rFonts w:ascii="Arial" w:cs="Arial" w:eastAsia="Arial" w:hAnsi="Arial"/>
                <w:sz w:val="14"/>
                <w:szCs w:val="14"/>
                <w:rtl w:val="0"/>
              </w:rPr>
              <w:t xml:space="preserve">51</w:t>
            </w:r>
          </w:p>
        </w:tc>
        <w:tc>
          <w:tcPr/>
          <w:p w:rsidR="00000000" w:rsidDel="00000000" w:rsidP="00000000" w:rsidRDefault="00000000" w:rsidRPr="00000000" w14:paraId="000005C8">
            <w:pPr>
              <w:rPr>
                <w:rFonts w:ascii="Arial" w:cs="Arial" w:eastAsia="Arial" w:hAnsi="Arial"/>
                <w:sz w:val="14"/>
                <w:szCs w:val="14"/>
              </w:rPr>
            </w:pPr>
            <w:r w:rsidDel="00000000" w:rsidR="00000000" w:rsidRPr="00000000">
              <w:rPr>
                <w:rFonts w:ascii="Arial" w:cs="Arial" w:eastAsia="Arial" w:hAnsi="Arial"/>
                <w:sz w:val="14"/>
                <w:szCs w:val="14"/>
                <w:rtl w:val="0"/>
              </w:rPr>
              <w:t xml:space="preserve">Rota Dos Bandeirantes</w:t>
            </w:r>
          </w:p>
        </w:tc>
        <w:tc>
          <w:tcPr/>
          <w:p w:rsidR="00000000" w:rsidDel="00000000" w:rsidP="00000000" w:rsidRDefault="00000000" w:rsidRPr="00000000" w14:paraId="000005C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CA">
            <w:pPr>
              <w:rPr>
                <w:rFonts w:ascii="Arial" w:cs="Arial" w:eastAsia="Arial" w:hAnsi="Arial"/>
                <w:sz w:val="14"/>
                <w:szCs w:val="14"/>
              </w:rPr>
            </w:pPr>
            <w:r w:rsidDel="00000000" w:rsidR="00000000" w:rsidRPr="00000000">
              <w:rPr>
                <w:rFonts w:ascii="Arial" w:cs="Arial" w:eastAsia="Arial" w:hAnsi="Arial"/>
                <w:sz w:val="14"/>
                <w:szCs w:val="14"/>
                <w:rtl w:val="0"/>
              </w:rPr>
              <w:t xml:space="preserve">15.4</w:t>
            </w:r>
          </w:p>
        </w:tc>
        <w:tc>
          <w:tcPr/>
          <w:p w:rsidR="00000000" w:rsidDel="00000000" w:rsidP="00000000" w:rsidRDefault="00000000" w:rsidRPr="00000000" w14:paraId="000005CB">
            <w:pPr>
              <w:rPr>
                <w:rFonts w:ascii="Arial" w:cs="Arial" w:eastAsia="Arial" w:hAnsi="Arial"/>
                <w:sz w:val="14"/>
                <w:szCs w:val="14"/>
              </w:rPr>
            </w:pPr>
            <w:r w:rsidDel="00000000" w:rsidR="00000000" w:rsidRPr="00000000">
              <w:rPr>
                <w:rFonts w:ascii="Arial" w:cs="Arial" w:eastAsia="Arial" w:hAnsi="Arial"/>
                <w:sz w:val="14"/>
                <w:szCs w:val="14"/>
                <w:rtl w:val="0"/>
              </w:rPr>
              <w:t xml:space="preserve">59.6</w:t>
            </w:r>
          </w:p>
        </w:tc>
        <w:tc>
          <w:tcPr/>
          <w:p w:rsidR="00000000" w:rsidDel="00000000" w:rsidP="00000000" w:rsidRDefault="00000000" w:rsidRPr="00000000" w14:paraId="000005CC">
            <w:pPr>
              <w:rPr>
                <w:rFonts w:ascii="Arial" w:cs="Arial" w:eastAsia="Arial" w:hAnsi="Arial"/>
                <w:sz w:val="14"/>
                <w:szCs w:val="14"/>
              </w:rPr>
            </w:pPr>
            <w:r w:rsidDel="00000000" w:rsidR="00000000" w:rsidRPr="00000000">
              <w:rPr>
                <w:rFonts w:ascii="Arial" w:cs="Arial" w:eastAsia="Arial" w:hAnsi="Arial"/>
                <w:sz w:val="14"/>
                <w:szCs w:val="14"/>
                <w:rtl w:val="0"/>
              </w:rPr>
              <w:t xml:space="preserve">9.0</w:t>
            </w:r>
          </w:p>
        </w:tc>
        <w:tc>
          <w:tcPr/>
          <w:p w:rsidR="00000000" w:rsidDel="00000000" w:rsidP="00000000" w:rsidRDefault="00000000" w:rsidRPr="00000000" w14:paraId="000005CD">
            <w:pPr>
              <w:rPr>
                <w:rFonts w:ascii="Arial" w:cs="Arial" w:eastAsia="Arial" w:hAnsi="Arial"/>
                <w:sz w:val="14"/>
                <w:szCs w:val="14"/>
              </w:rPr>
            </w:pPr>
            <w:r w:rsidDel="00000000" w:rsidR="00000000" w:rsidRPr="00000000">
              <w:rPr>
                <w:rFonts w:ascii="Arial" w:cs="Arial" w:eastAsia="Arial" w:hAnsi="Arial"/>
                <w:sz w:val="14"/>
                <w:szCs w:val="14"/>
                <w:rtl w:val="0"/>
              </w:rPr>
              <w:t xml:space="preserve">1.2</w:t>
            </w:r>
          </w:p>
        </w:tc>
        <w:tc>
          <w:tcPr/>
          <w:p w:rsidR="00000000" w:rsidDel="00000000" w:rsidP="00000000" w:rsidRDefault="00000000" w:rsidRPr="00000000" w14:paraId="000005CE">
            <w:pPr>
              <w:rPr>
                <w:rFonts w:ascii="Arial" w:cs="Arial" w:eastAsia="Arial" w:hAnsi="Arial"/>
                <w:sz w:val="14"/>
                <w:szCs w:val="14"/>
              </w:rPr>
            </w:pPr>
            <w:r w:rsidDel="00000000" w:rsidR="00000000" w:rsidRPr="00000000">
              <w:rPr>
                <w:rFonts w:ascii="Arial" w:cs="Arial" w:eastAsia="Arial" w:hAnsi="Arial"/>
                <w:sz w:val="14"/>
                <w:szCs w:val="14"/>
                <w:rtl w:val="0"/>
              </w:rPr>
              <w:t xml:space="preserve">7.1</w:t>
            </w:r>
          </w:p>
        </w:tc>
        <w:tc>
          <w:tcPr/>
          <w:p w:rsidR="00000000" w:rsidDel="00000000" w:rsidP="00000000" w:rsidRDefault="00000000" w:rsidRPr="00000000" w14:paraId="000005C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D0">
            <w:pPr>
              <w:rPr>
                <w:rFonts w:ascii="Arial" w:cs="Arial" w:eastAsia="Arial" w:hAnsi="Arial"/>
                <w:sz w:val="14"/>
                <w:szCs w:val="14"/>
              </w:rPr>
            </w:pPr>
            <w:r w:rsidDel="00000000" w:rsidR="00000000" w:rsidRPr="00000000">
              <w:rPr>
                <w:rFonts w:ascii="Arial" w:cs="Arial" w:eastAsia="Arial" w:hAnsi="Arial"/>
                <w:sz w:val="14"/>
                <w:szCs w:val="14"/>
                <w:rtl w:val="0"/>
              </w:rPr>
              <w:t xml:space="preserve">14.0</w:t>
            </w:r>
          </w:p>
        </w:tc>
      </w:tr>
      <w:tr>
        <w:trPr>
          <w:cantSplit w:val="0"/>
          <w:trHeight w:val="92" w:hRule="atLeast"/>
          <w:tblHeader w:val="0"/>
        </w:trPr>
        <w:tc>
          <w:tcPr/>
          <w:p w:rsidR="00000000" w:rsidDel="00000000" w:rsidP="00000000" w:rsidRDefault="00000000" w:rsidRPr="00000000" w14:paraId="000005D1">
            <w:pPr>
              <w:rPr>
                <w:rFonts w:ascii="Arial" w:cs="Arial" w:eastAsia="Arial" w:hAnsi="Arial"/>
                <w:sz w:val="14"/>
                <w:szCs w:val="14"/>
              </w:rPr>
            </w:pPr>
            <w:r w:rsidDel="00000000" w:rsidR="00000000" w:rsidRPr="00000000">
              <w:rPr>
                <w:rFonts w:ascii="Arial" w:cs="Arial" w:eastAsia="Arial" w:hAnsi="Arial"/>
                <w:sz w:val="14"/>
                <w:szCs w:val="14"/>
                <w:rtl w:val="0"/>
              </w:rPr>
              <w:t xml:space="preserve">52</w:t>
            </w:r>
          </w:p>
        </w:tc>
        <w:tc>
          <w:tcPr/>
          <w:p w:rsidR="00000000" w:rsidDel="00000000" w:rsidP="00000000" w:rsidRDefault="00000000" w:rsidRPr="00000000" w14:paraId="000005D2">
            <w:pPr>
              <w:rPr>
                <w:rFonts w:ascii="Arial" w:cs="Arial" w:eastAsia="Arial" w:hAnsi="Arial"/>
                <w:sz w:val="14"/>
                <w:szCs w:val="14"/>
              </w:rPr>
            </w:pPr>
            <w:r w:rsidDel="00000000" w:rsidR="00000000" w:rsidRPr="00000000">
              <w:rPr>
                <w:rFonts w:ascii="Arial" w:cs="Arial" w:eastAsia="Arial" w:hAnsi="Arial"/>
                <w:sz w:val="14"/>
                <w:szCs w:val="14"/>
                <w:rtl w:val="0"/>
              </w:rPr>
              <w:t xml:space="preserve">Santa Fé Do Sul</w:t>
            </w:r>
          </w:p>
        </w:tc>
        <w:tc>
          <w:tcPr/>
          <w:p w:rsidR="00000000" w:rsidDel="00000000" w:rsidP="00000000" w:rsidRDefault="00000000" w:rsidRPr="00000000" w14:paraId="000005D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D4">
            <w:pPr>
              <w:rPr>
                <w:rFonts w:ascii="Arial" w:cs="Arial" w:eastAsia="Arial" w:hAnsi="Arial"/>
                <w:sz w:val="14"/>
                <w:szCs w:val="14"/>
              </w:rPr>
            </w:pPr>
            <w:r w:rsidDel="00000000" w:rsidR="00000000" w:rsidRPr="00000000">
              <w:rPr>
                <w:rFonts w:ascii="Arial" w:cs="Arial" w:eastAsia="Arial" w:hAnsi="Arial"/>
                <w:sz w:val="14"/>
                <w:szCs w:val="14"/>
                <w:rtl w:val="0"/>
              </w:rPr>
              <w:t xml:space="preserve">71.3</w:t>
            </w:r>
          </w:p>
        </w:tc>
        <w:tc>
          <w:tcPr/>
          <w:p w:rsidR="00000000" w:rsidDel="00000000" w:rsidP="00000000" w:rsidRDefault="00000000" w:rsidRPr="00000000" w14:paraId="000005D5">
            <w:pPr>
              <w:rPr>
                <w:rFonts w:ascii="Arial" w:cs="Arial" w:eastAsia="Arial" w:hAnsi="Arial"/>
                <w:sz w:val="14"/>
                <w:szCs w:val="14"/>
              </w:rPr>
            </w:pPr>
            <w:r w:rsidDel="00000000" w:rsidR="00000000" w:rsidRPr="00000000">
              <w:rPr>
                <w:rFonts w:ascii="Arial" w:cs="Arial" w:eastAsia="Arial" w:hAnsi="Arial"/>
                <w:sz w:val="14"/>
                <w:szCs w:val="14"/>
                <w:rtl w:val="0"/>
              </w:rPr>
              <w:t xml:space="preserve">91.9</w:t>
            </w:r>
          </w:p>
        </w:tc>
        <w:tc>
          <w:tcPr/>
          <w:p w:rsidR="00000000" w:rsidDel="00000000" w:rsidP="00000000" w:rsidRDefault="00000000" w:rsidRPr="00000000" w14:paraId="000005D6">
            <w:pPr>
              <w:rPr>
                <w:rFonts w:ascii="Arial" w:cs="Arial" w:eastAsia="Arial" w:hAnsi="Arial"/>
                <w:sz w:val="14"/>
                <w:szCs w:val="14"/>
              </w:rPr>
            </w:pPr>
            <w:r w:rsidDel="00000000" w:rsidR="00000000" w:rsidRPr="00000000">
              <w:rPr>
                <w:rFonts w:ascii="Arial" w:cs="Arial" w:eastAsia="Arial" w:hAnsi="Arial"/>
                <w:sz w:val="14"/>
                <w:szCs w:val="14"/>
                <w:rtl w:val="0"/>
              </w:rPr>
              <w:t xml:space="preserve">0.5</w:t>
            </w:r>
          </w:p>
        </w:tc>
        <w:tc>
          <w:tcPr/>
          <w:p w:rsidR="00000000" w:rsidDel="00000000" w:rsidP="00000000" w:rsidRDefault="00000000" w:rsidRPr="00000000" w14:paraId="000005D7">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D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D9">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DA">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DB">
            <w:pPr>
              <w:rPr>
                <w:rFonts w:ascii="Arial" w:cs="Arial" w:eastAsia="Arial" w:hAnsi="Arial"/>
                <w:sz w:val="14"/>
                <w:szCs w:val="14"/>
              </w:rPr>
            </w:pPr>
            <w:r w:rsidDel="00000000" w:rsidR="00000000" w:rsidRPr="00000000">
              <w:rPr>
                <w:rFonts w:ascii="Arial" w:cs="Arial" w:eastAsia="Arial" w:hAnsi="Arial"/>
                <w:sz w:val="14"/>
                <w:szCs w:val="14"/>
                <w:rtl w:val="0"/>
              </w:rPr>
              <w:t xml:space="preserve">53</w:t>
            </w:r>
          </w:p>
        </w:tc>
        <w:tc>
          <w:tcPr/>
          <w:p w:rsidR="00000000" w:rsidDel="00000000" w:rsidP="00000000" w:rsidRDefault="00000000" w:rsidRPr="00000000" w14:paraId="000005DC">
            <w:pPr>
              <w:rPr>
                <w:rFonts w:ascii="Arial" w:cs="Arial" w:eastAsia="Arial" w:hAnsi="Arial"/>
                <w:sz w:val="14"/>
                <w:szCs w:val="14"/>
              </w:rPr>
            </w:pPr>
            <w:r w:rsidDel="00000000" w:rsidR="00000000" w:rsidRPr="00000000">
              <w:rPr>
                <w:rFonts w:ascii="Arial" w:cs="Arial" w:eastAsia="Arial" w:hAnsi="Arial"/>
                <w:sz w:val="14"/>
                <w:szCs w:val="14"/>
                <w:rtl w:val="0"/>
              </w:rPr>
              <w:t xml:space="preserve">Sorocaba</w:t>
            </w:r>
          </w:p>
        </w:tc>
        <w:tc>
          <w:tcPr/>
          <w:p w:rsidR="00000000" w:rsidDel="00000000" w:rsidP="00000000" w:rsidRDefault="00000000" w:rsidRPr="00000000" w14:paraId="000005D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DE">
            <w:pPr>
              <w:rPr>
                <w:rFonts w:ascii="Arial" w:cs="Arial" w:eastAsia="Arial" w:hAnsi="Arial"/>
                <w:sz w:val="14"/>
                <w:szCs w:val="14"/>
              </w:rPr>
            </w:pPr>
            <w:r w:rsidDel="00000000" w:rsidR="00000000" w:rsidRPr="00000000">
              <w:rPr>
                <w:rFonts w:ascii="Arial" w:cs="Arial" w:eastAsia="Arial" w:hAnsi="Arial"/>
                <w:sz w:val="14"/>
                <w:szCs w:val="14"/>
                <w:rtl w:val="0"/>
              </w:rPr>
              <w:t xml:space="preserve">22.8</w:t>
            </w:r>
          </w:p>
        </w:tc>
        <w:tc>
          <w:tcPr/>
          <w:p w:rsidR="00000000" w:rsidDel="00000000" w:rsidP="00000000" w:rsidRDefault="00000000" w:rsidRPr="00000000" w14:paraId="000005DF">
            <w:pPr>
              <w:rPr>
                <w:rFonts w:ascii="Arial" w:cs="Arial" w:eastAsia="Arial" w:hAnsi="Arial"/>
                <w:sz w:val="14"/>
                <w:szCs w:val="14"/>
              </w:rPr>
            </w:pPr>
            <w:r w:rsidDel="00000000" w:rsidR="00000000" w:rsidRPr="00000000">
              <w:rPr>
                <w:rFonts w:ascii="Arial" w:cs="Arial" w:eastAsia="Arial" w:hAnsi="Arial"/>
                <w:sz w:val="14"/>
                <w:szCs w:val="14"/>
                <w:rtl w:val="0"/>
              </w:rPr>
              <w:t xml:space="preserve">67.6</w:t>
            </w:r>
          </w:p>
        </w:tc>
        <w:tc>
          <w:tcPr/>
          <w:p w:rsidR="00000000" w:rsidDel="00000000" w:rsidP="00000000" w:rsidRDefault="00000000" w:rsidRPr="00000000" w14:paraId="000005E0">
            <w:pPr>
              <w:rPr>
                <w:rFonts w:ascii="Arial" w:cs="Arial" w:eastAsia="Arial" w:hAnsi="Arial"/>
                <w:sz w:val="14"/>
                <w:szCs w:val="14"/>
              </w:rPr>
            </w:pPr>
            <w:r w:rsidDel="00000000" w:rsidR="00000000" w:rsidRPr="00000000">
              <w:rPr>
                <w:rFonts w:ascii="Arial" w:cs="Arial" w:eastAsia="Arial" w:hAnsi="Arial"/>
                <w:sz w:val="14"/>
                <w:szCs w:val="14"/>
                <w:rtl w:val="0"/>
              </w:rPr>
              <w:t xml:space="preserve">8.0</w:t>
            </w:r>
          </w:p>
        </w:tc>
        <w:tc>
          <w:tcPr/>
          <w:p w:rsidR="00000000" w:rsidDel="00000000" w:rsidP="00000000" w:rsidRDefault="00000000" w:rsidRPr="00000000" w14:paraId="000005E1">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5E2">
            <w:pPr>
              <w:rPr>
                <w:rFonts w:ascii="Arial" w:cs="Arial" w:eastAsia="Arial" w:hAnsi="Arial"/>
                <w:sz w:val="14"/>
                <w:szCs w:val="14"/>
              </w:rPr>
            </w:pPr>
            <w:r w:rsidDel="00000000" w:rsidR="00000000" w:rsidRPr="00000000">
              <w:rPr>
                <w:rFonts w:ascii="Arial" w:cs="Arial" w:eastAsia="Arial" w:hAnsi="Arial"/>
                <w:sz w:val="14"/>
                <w:szCs w:val="14"/>
                <w:rtl w:val="0"/>
              </w:rPr>
              <w:t xml:space="preserve">5.3</w:t>
            </w:r>
          </w:p>
        </w:tc>
        <w:tc>
          <w:tcPr/>
          <w:p w:rsidR="00000000" w:rsidDel="00000000" w:rsidP="00000000" w:rsidRDefault="00000000" w:rsidRPr="00000000" w14:paraId="000005E3">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E4">
            <w:pPr>
              <w:rPr>
                <w:rFonts w:ascii="Arial" w:cs="Arial" w:eastAsia="Arial" w:hAnsi="Arial"/>
                <w:sz w:val="14"/>
                <w:szCs w:val="14"/>
              </w:rPr>
            </w:pPr>
            <w:r w:rsidDel="00000000" w:rsidR="00000000" w:rsidRPr="00000000">
              <w:rPr>
                <w:rFonts w:ascii="Arial" w:cs="Arial" w:eastAsia="Arial" w:hAnsi="Arial"/>
                <w:sz w:val="14"/>
                <w:szCs w:val="14"/>
                <w:rtl w:val="0"/>
              </w:rPr>
              <w:t xml:space="preserve">12.0</w:t>
            </w:r>
          </w:p>
        </w:tc>
      </w:tr>
      <w:tr>
        <w:trPr>
          <w:cantSplit w:val="0"/>
          <w:trHeight w:val="92" w:hRule="atLeast"/>
          <w:tblHeader w:val="0"/>
        </w:trPr>
        <w:tc>
          <w:tcPr/>
          <w:p w:rsidR="00000000" w:rsidDel="00000000" w:rsidP="00000000" w:rsidRDefault="00000000" w:rsidRPr="00000000" w14:paraId="000005E5">
            <w:pPr>
              <w:rPr>
                <w:rFonts w:ascii="Arial" w:cs="Arial" w:eastAsia="Arial" w:hAnsi="Arial"/>
                <w:sz w:val="14"/>
                <w:szCs w:val="14"/>
              </w:rPr>
            </w:pPr>
            <w:r w:rsidDel="00000000" w:rsidR="00000000" w:rsidRPr="00000000">
              <w:rPr>
                <w:rFonts w:ascii="Arial" w:cs="Arial" w:eastAsia="Arial" w:hAnsi="Arial"/>
                <w:sz w:val="14"/>
                <w:szCs w:val="14"/>
                <w:rtl w:val="0"/>
              </w:rPr>
              <w:t xml:space="preserve">54</w:t>
            </w:r>
          </w:p>
        </w:tc>
        <w:tc>
          <w:tcPr/>
          <w:p w:rsidR="00000000" w:rsidDel="00000000" w:rsidP="00000000" w:rsidRDefault="00000000" w:rsidRPr="00000000" w14:paraId="000005E6">
            <w:pPr>
              <w:rPr>
                <w:rFonts w:ascii="Arial" w:cs="Arial" w:eastAsia="Arial" w:hAnsi="Arial"/>
                <w:sz w:val="14"/>
                <w:szCs w:val="14"/>
              </w:rPr>
            </w:pPr>
            <w:r w:rsidDel="00000000" w:rsidR="00000000" w:rsidRPr="00000000">
              <w:rPr>
                <w:rFonts w:ascii="Arial" w:cs="Arial" w:eastAsia="Arial" w:hAnsi="Arial"/>
                <w:sz w:val="14"/>
                <w:szCs w:val="14"/>
                <w:rtl w:val="0"/>
              </w:rPr>
              <w:t xml:space="preserve">Sul-Barretos</w:t>
            </w:r>
          </w:p>
        </w:tc>
        <w:tc>
          <w:tcPr/>
          <w:p w:rsidR="00000000" w:rsidDel="00000000" w:rsidP="00000000" w:rsidRDefault="00000000" w:rsidRPr="00000000" w14:paraId="000005E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E8">
            <w:pPr>
              <w:rPr>
                <w:rFonts w:ascii="Arial" w:cs="Arial" w:eastAsia="Arial" w:hAnsi="Arial"/>
                <w:sz w:val="14"/>
                <w:szCs w:val="14"/>
              </w:rPr>
            </w:pPr>
            <w:r w:rsidDel="00000000" w:rsidR="00000000" w:rsidRPr="00000000">
              <w:rPr>
                <w:rFonts w:ascii="Arial" w:cs="Arial" w:eastAsia="Arial" w:hAnsi="Arial"/>
                <w:sz w:val="14"/>
                <w:szCs w:val="14"/>
                <w:rtl w:val="0"/>
              </w:rPr>
              <w:t xml:space="preserve">75.0</w:t>
            </w:r>
          </w:p>
        </w:tc>
        <w:tc>
          <w:tcPr/>
          <w:p w:rsidR="00000000" w:rsidDel="00000000" w:rsidP="00000000" w:rsidRDefault="00000000" w:rsidRPr="00000000" w14:paraId="000005E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94.1</w:t>
            </w:r>
          </w:p>
        </w:tc>
        <w:tc>
          <w:tcPr/>
          <w:p w:rsidR="00000000" w:rsidDel="00000000" w:rsidP="00000000" w:rsidRDefault="00000000" w:rsidRPr="00000000" w14:paraId="000005EA">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0.5</w:t>
            </w:r>
          </w:p>
        </w:tc>
        <w:tc>
          <w:tcPr/>
          <w:p w:rsidR="00000000" w:rsidDel="00000000" w:rsidP="00000000" w:rsidRDefault="00000000" w:rsidRPr="00000000" w14:paraId="000005EB">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5EC">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5E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EE">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r>
        <w:trPr>
          <w:cantSplit w:val="0"/>
          <w:trHeight w:val="92" w:hRule="atLeast"/>
          <w:tblHeader w:val="0"/>
        </w:trPr>
        <w:tc>
          <w:tcPr/>
          <w:p w:rsidR="00000000" w:rsidDel="00000000" w:rsidP="00000000" w:rsidRDefault="00000000" w:rsidRPr="00000000" w14:paraId="000005EF">
            <w:pPr>
              <w:rPr>
                <w:rFonts w:ascii="Arial" w:cs="Arial" w:eastAsia="Arial" w:hAnsi="Arial"/>
                <w:sz w:val="14"/>
                <w:szCs w:val="14"/>
              </w:rPr>
            </w:pPr>
            <w:r w:rsidDel="00000000" w:rsidR="00000000" w:rsidRPr="00000000">
              <w:rPr>
                <w:rFonts w:ascii="Arial" w:cs="Arial" w:eastAsia="Arial" w:hAnsi="Arial"/>
                <w:sz w:val="14"/>
                <w:szCs w:val="14"/>
                <w:rtl w:val="0"/>
              </w:rPr>
              <w:t xml:space="preserve">55</w:t>
            </w:r>
          </w:p>
        </w:tc>
        <w:tc>
          <w:tcPr/>
          <w:p w:rsidR="00000000" w:rsidDel="00000000" w:rsidP="00000000" w:rsidRDefault="00000000" w:rsidRPr="00000000" w14:paraId="000005F0">
            <w:pPr>
              <w:rPr>
                <w:rFonts w:ascii="Arial" w:cs="Arial" w:eastAsia="Arial" w:hAnsi="Arial"/>
                <w:sz w:val="14"/>
                <w:szCs w:val="14"/>
              </w:rPr>
            </w:pPr>
            <w:r w:rsidDel="00000000" w:rsidR="00000000" w:rsidRPr="00000000">
              <w:rPr>
                <w:rFonts w:ascii="Arial" w:cs="Arial" w:eastAsia="Arial" w:hAnsi="Arial"/>
                <w:sz w:val="14"/>
                <w:szCs w:val="14"/>
                <w:rtl w:val="0"/>
              </w:rPr>
              <w:t xml:space="preserve">São José Do Rio Preto</w:t>
            </w:r>
          </w:p>
        </w:tc>
        <w:tc>
          <w:tcPr/>
          <w:p w:rsidR="00000000" w:rsidDel="00000000" w:rsidP="00000000" w:rsidRDefault="00000000" w:rsidRPr="00000000" w14:paraId="000005F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F2">
            <w:pPr>
              <w:rPr>
                <w:rFonts w:ascii="Arial" w:cs="Arial" w:eastAsia="Arial" w:hAnsi="Arial"/>
                <w:sz w:val="14"/>
                <w:szCs w:val="14"/>
              </w:rPr>
            </w:pPr>
            <w:r w:rsidDel="00000000" w:rsidR="00000000" w:rsidRPr="00000000">
              <w:rPr>
                <w:rFonts w:ascii="Arial" w:cs="Arial" w:eastAsia="Arial" w:hAnsi="Arial"/>
                <w:sz w:val="14"/>
                <w:szCs w:val="14"/>
                <w:rtl w:val="0"/>
              </w:rPr>
              <w:t xml:space="preserve">6.6</w:t>
            </w:r>
          </w:p>
        </w:tc>
        <w:tc>
          <w:tcPr/>
          <w:p w:rsidR="00000000" w:rsidDel="00000000" w:rsidP="00000000" w:rsidRDefault="00000000" w:rsidRPr="00000000" w14:paraId="000005F3">
            <w:pPr>
              <w:rPr>
                <w:rFonts w:ascii="Arial" w:cs="Arial" w:eastAsia="Arial" w:hAnsi="Arial"/>
                <w:sz w:val="14"/>
                <w:szCs w:val="14"/>
              </w:rPr>
            </w:pPr>
            <w:r w:rsidDel="00000000" w:rsidR="00000000" w:rsidRPr="00000000">
              <w:rPr>
                <w:rFonts w:ascii="Arial" w:cs="Arial" w:eastAsia="Arial" w:hAnsi="Arial"/>
                <w:sz w:val="14"/>
                <w:szCs w:val="14"/>
                <w:rtl w:val="0"/>
              </w:rPr>
              <w:t xml:space="preserve">40.4</w:t>
            </w:r>
          </w:p>
        </w:tc>
        <w:tc>
          <w:tcPr/>
          <w:p w:rsidR="00000000" w:rsidDel="00000000" w:rsidP="00000000" w:rsidRDefault="00000000" w:rsidRPr="00000000" w14:paraId="000005F4">
            <w:pPr>
              <w:rPr>
                <w:rFonts w:ascii="Arial" w:cs="Arial" w:eastAsia="Arial" w:hAnsi="Arial"/>
                <w:sz w:val="14"/>
                <w:szCs w:val="14"/>
              </w:rPr>
            </w:pPr>
            <w:r w:rsidDel="00000000" w:rsidR="00000000" w:rsidRPr="00000000">
              <w:rPr>
                <w:rFonts w:ascii="Arial" w:cs="Arial" w:eastAsia="Arial" w:hAnsi="Arial"/>
                <w:sz w:val="14"/>
                <w:szCs w:val="14"/>
                <w:rtl w:val="0"/>
              </w:rPr>
              <w:t xml:space="preserve">14.6</w:t>
            </w:r>
          </w:p>
        </w:tc>
        <w:tc>
          <w:tcPr/>
          <w:p w:rsidR="00000000" w:rsidDel="00000000" w:rsidP="00000000" w:rsidRDefault="00000000" w:rsidRPr="00000000" w14:paraId="000005F5">
            <w:pPr>
              <w:rPr>
                <w:rFonts w:ascii="Arial" w:cs="Arial" w:eastAsia="Arial" w:hAnsi="Arial"/>
                <w:sz w:val="14"/>
                <w:szCs w:val="14"/>
              </w:rPr>
            </w:pPr>
            <w:r w:rsidDel="00000000" w:rsidR="00000000" w:rsidRPr="00000000">
              <w:rPr>
                <w:rFonts w:ascii="Arial" w:cs="Arial" w:eastAsia="Arial" w:hAnsi="Arial"/>
                <w:sz w:val="14"/>
                <w:szCs w:val="14"/>
                <w:rtl w:val="0"/>
              </w:rPr>
              <w:t xml:space="preserve">0.8</w:t>
            </w:r>
          </w:p>
        </w:tc>
        <w:tc>
          <w:tcPr/>
          <w:p w:rsidR="00000000" w:rsidDel="00000000" w:rsidP="00000000" w:rsidRDefault="00000000" w:rsidRPr="00000000" w14:paraId="000005F6">
            <w:pPr>
              <w:rPr>
                <w:rFonts w:ascii="Arial" w:cs="Arial" w:eastAsia="Arial" w:hAnsi="Arial"/>
                <w:sz w:val="14"/>
                <w:szCs w:val="14"/>
              </w:rPr>
            </w:pPr>
            <w:r w:rsidDel="00000000" w:rsidR="00000000" w:rsidRPr="00000000">
              <w:rPr>
                <w:rFonts w:ascii="Arial" w:cs="Arial" w:eastAsia="Arial" w:hAnsi="Arial"/>
                <w:sz w:val="14"/>
                <w:szCs w:val="14"/>
                <w:rtl w:val="0"/>
              </w:rPr>
              <w:t xml:space="preserve">12.2</w:t>
            </w:r>
          </w:p>
        </w:tc>
        <w:tc>
          <w:tcPr/>
          <w:p w:rsidR="00000000" w:rsidDel="00000000" w:rsidP="00000000" w:rsidRDefault="00000000" w:rsidRPr="00000000" w14:paraId="000005F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5F8">
            <w:pPr>
              <w:rPr>
                <w:rFonts w:ascii="Arial" w:cs="Arial" w:eastAsia="Arial" w:hAnsi="Arial"/>
                <w:sz w:val="14"/>
                <w:szCs w:val="14"/>
              </w:rPr>
            </w:pPr>
            <w:r w:rsidDel="00000000" w:rsidR="00000000" w:rsidRPr="00000000">
              <w:rPr>
                <w:rFonts w:ascii="Arial" w:cs="Arial" w:eastAsia="Arial" w:hAnsi="Arial"/>
                <w:sz w:val="14"/>
                <w:szCs w:val="14"/>
                <w:rtl w:val="0"/>
              </w:rPr>
              <w:t xml:space="preserve">20.0</w:t>
            </w:r>
          </w:p>
        </w:tc>
      </w:tr>
      <w:tr>
        <w:trPr>
          <w:cantSplit w:val="0"/>
          <w:trHeight w:val="92" w:hRule="atLeast"/>
          <w:tblHeader w:val="0"/>
        </w:trPr>
        <w:tc>
          <w:tcPr/>
          <w:p w:rsidR="00000000" w:rsidDel="00000000" w:rsidP="00000000" w:rsidRDefault="00000000" w:rsidRPr="00000000" w14:paraId="000005F9">
            <w:pPr>
              <w:rPr>
                <w:rFonts w:ascii="Arial" w:cs="Arial" w:eastAsia="Arial" w:hAnsi="Arial"/>
                <w:sz w:val="14"/>
                <w:szCs w:val="14"/>
              </w:rPr>
            </w:pPr>
            <w:r w:rsidDel="00000000" w:rsidR="00000000" w:rsidRPr="00000000">
              <w:rPr>
                <w:rFonts w:ascii="Arial" w:cs="Arial" w:eastAsia="Arial" w:hAnsi="Arial"/>
                <w:sz w:val="14"/>
                <w:szCs w:val="14"/>
                <w:rtl w:val="0"/>
              </w:rPr>
              <w:t xml:space="preserve">56</w:t>
            </w:r>
          </w:p>
        </w:tc>
        <w:tc>
          <w:tcPr/>
          <w:p w:rsidR="00000000" w:rsidDel="00000000" w:rsidP="00000000" w:rsidRDefault="00000000" w:rsidRPr="00000000" w14:paraId="000005FA">
            <w:pPr>
              <w:rPr>
                <w:rFonts w:ascii="Arial" w:cs="Arial" w:eastAsia="Arial" w:hAnsi="Arial"/>
                <w:sz w:val="14"/>
                <w:szCs w:val="14"/>
              </w:rPr>
            </w:pPr>
            <w:r w:rsidDel="00000000" w:rsidR="00000000" w:rsidRPr="00000000">
              <w:rPr>
                <w:rFonts w:ascii="Arial" w:cs="Arial" w:eastAsia="Arial" w:hAnsi="Arial"/>
                <w:sz w:val="14"/>
                <w:szCs w:val="14"/>
                <w:rtl w:val="0"/>
              </w:rPr>
              <w:t xml:space="preserve">São Paulo</w:t>
            </w:r>
          </w:p>
        </w:tc>
        <w:tc>
          <w:tcPr/>
          <w:p w:rsidR="00000000" w:rsidDel="00000000" w:rsidP="00000000" w:rsidRDefault="00000000" w:rsidRPr="00000000" w14:paraId="000005FB">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5FC">
            <w:pPr>
              <w:rPr>
                <w:rFonts w:ascii="Arial" w:cs="Arial" w:eastAsia="Arial" w:hAnsi="Arial"/>
                <w:sz w:val="14"/>
                <w:szCs w:val="14"/>
              </w:rPr>
            </w:pPr>
            <w:r w:rsidDel="00000000" w:rsidR="00000000" w:rsidRPr="00000000">
              <w:rPr>
                <w:rFonts w:ascii="Arial" w:cs="Arial" w:eastAsia="Arial" w:hAnsi="Arial"/>
                <w:sz w:val="14"/>
                <w:szCs w:val="14"/>
                <w:rtl w:val="0"/>
              </w:rPr>
              <w:t xml:space="preserve">5.9</w:t>
            </w:r>
          </w:p>
        </w:tc>
        <w:tc>
          <w:tcPr/>
          <w:p w:rsidR="00000000" w:rsidDel="00000000" w:rsidP="00000000" w:rsidRDefault="00000000" w:rsidRPr="00000000" w14:paraId="000005FD">
            <w:pPr>
              <w:rPr>
                <w:rFonts w:ascii="Arial" w:cs="Arial" w:eastAsia="Arial" w:hAnsi="Arial"/>
                <w:sz w:val="14"/>
                <w:szCs w:val="14"/>
              </w:rPr>
            </w:pPr>
            <w:r w:rsidDel="00000000" w:rsidR="00000000" w:rsidRPr="00000000">
              <w:rPr>
                <w:rFonts w:ascii="Arial" w:cs="Arial" w:eastAsia="Arial" w:hAnsi="Arial"/>
                <w:sz w:val="14"/>
                <w:szCs w:val="14"/>
                <w:rtl w:val="0"/>
              </w:rPr>
              <w:t xml:space="preserve">24.3</w:t>
            </w:r>
          </w:p>
        </w:tc>
        <w:tc>
          <w:tcPr/>
          <w:p w:rsidR="00000000" w:rsidDel="00000000" w:rsidP="00000000" w:rsidRDefault="00000000" w:rsidRPr="00000000" w14:paraId="000005FE">
            <w:pPr>
              <w:rPr>
                <w:rFonts w:ascii="Arial" w:cs="Arial" w:eastAsia="Arial" w:hAnsi="Arial"/>
                <w:sz w:val="14"/>
                <w:szCs w:val="14"/>
              </w:rPr>
            </w:pPr>
            <w:r w:rsidDel="00000000" w:rsidR="00000000" w:rsidRPr="00000000">
              <w:rPr>
                <w:rFonts w:ascii="Arial" w:cs="Arial" w:eastAsia="Arial" w:hAnsi="Arial"/>
                <w:sz w:val="14"/>
                <w:szCs w:val="14"/>
                <w:rtl w:val="0"/>
              </w:rPr>
              <w:t xml:space="preserve">134.4</w:t>
            </w:r>
          </w:p>
        </w:tc>
        <w:tc>
          <w:tcPr/>
          <w:p w:rsidR="00000000" w:rsidDel="00000000" w:rsidP="00000000" w:rsidRDefault="00000000" w:rsidRPr="00000000" w14:paraId="000005FF">
            <w:pPr>
              <w:rPr>
                <w:rFonts w:ascii="Arial" w:cs="Arial" w:eastAsia="Arial" w:hAnsi="Arial"/>
                <w:sz w:val="14"/>
                <w:szCs w:val="14"/>
              </w:rPr>
            </w:pPr>
            <w:r w:rsidDel="00000000" w:rsidR="00000000" w:rsidRPr="00000000">
              <w:rPr>
                <w:rFonts w:ascii="Arial" w:cs="Arial" w:eastAsia="Arial" w:hAnsi="Arial"/>
                <w:sz w:val="14"/>
                <w:szCs w:val="14"/>
                <w:rtl w:val="0"/>
              </w:rPr>
              <w:t xml:space="preserve">6.9</w:t>
            </w:r>
          </w:p>
        </w:tc>
        <w:tc>
          <w:tcPr/>
          <w:p w:rsidR="00000000" w:rsidDel="00000000" w:rsidP="00000000" w:rsidRDefault="00000000" w:rsidRPr="00000000" w14:paraId="00000600">
            <w:pPr>
              <w:rPr>
                <w:rFonts w:ascii="Arial" w:cs="Arial" w:eastAsia="Arial" w:hAnsi="Arial"/>
                <w:sz w:val="14"/>
                <w:szCs w:val="14"/>
              </w:rPr>
            </w:pPr>
            <w:r w:rsidDel="00000000" w:rsidR="00000000" w:rsidRPr="00000000">
              <w:rPr>
                <w:rFonts w:ascii="Arial" w:cs="Arial" w:eastAsia="Arial" w:hAnsi="Arial"/>
                <w:sz w:val="14"/>
                <w:szCs w:val="14"/>
                <w:rtl w:val="0"/>
              </w:rPr>
              <w:t xml:space="preserve">121.7</w:t>
            </w:r>
          </w:p>
        </w:tc>
        <w:tc>
          <w:tcPr/>
          <w:p w:rsidR="00000000" w:rsidDel="00000000" w:rsidP="00000000" w:rsidRDefault="00000000" w:rsidRPr="00000000" w14:paraId="00000601">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02">
            <w:pPr>
              <w:rPr>
                <w:rFonts w:ascii="Arial" w:cs="Arial" w:eastAsia="Arial" w:hAnsi="Arial"/>
                <w:sz w:val="14"/>
                <w:szCs w:val="14"/>
              </w:rPr>
            </w:pPr>
            <w:r w:rsidDel="00000000" w:rsidR="00000000" w:rsidRPr="00000000">
              <w:rPr>
                <w:rFonts w:ascii="Arial" w:cs="Arial" w:eastAsia="Arial" w:hAnsi="Arial"/>
                <w:sz w:val="14"/>
                <w:szCs w:val="14"/>
                <w:rtl w:val="0"/>
              </w:rPr>
              <w:t xml:space="preserve">168.5</w:t>
            </w:r>
          </w:p>
        </w:tc>
      </w:tr>
      <w:tr>
        <w:trPr>
          <w:cantSplit w:val="0"/>
          <w:trHeight w:val="92" w:hRule="atLeast"/>
          <w:tblHeader w:val="0"/>
        </w:trPr>
        <w:tc>
          <w:tcPr/>
          <w:p w:rsidR="00000000" w:rsidDel="00000000" w:rsidP="00000000" w:rsidRDefault="00000000" w:rsidRPr="00000000" w14:paraId="00000603">
            <w:pPr>
              <w:rPr>
                <w:rFonts w:ascii="Arial" w:cs="Arial" w:eastAsia="Arial" w:hAnsi="Arial"/>
                <w:sz w:val="14"/>
                <w:szCs w:val="14"/>
              </w:rPr>
            </w:pPr>
            <w:r w:rsidDel="00000000" w:rsidR="00000000" w:rsidRPr="00000000">
              <w:rPr>
                <w:rFonts w:ascii="Arial" w:cs="Arial" w:eastAsia="Arial" w:hAnsi="Arial"/>
                <w:sz w:val="14"/>
                <w:szCs w:val="14"/>
                <w:rtl w:val="0"/>
              </w:rPr>
              <w:t xml:space="preserve">57</w:t>
            </w:r>
          </w:p>
        </w:tc>
        <w:tc>
          <w:tcPr/>
          <w:p w:rsidR="00000000" w:rsidDel="00000000" w:rsidP="00000000" w:rsidRDefault="00000000" w:rsidRPr="00000000" w14:paraId="00000604">
            <w:pPr>
              <w:rPr>
                <w:rFonts w:ascii="Arial" w:cs="Arial" w:eastAsia="Arial" w:hAnsi="Arial"/>
                <w:sz w:val="14"/>
                <w:szCs w:val="14"/>
              </w:rPr>
            </w:pPr>
            <w:r w:rsidDel="00000000" w:rsidR="00000000" w:rsidRPr="00000000">
              <w:rPr>
                <w:rFonts w:ascii="Arial" w:cs="Arial" w:eastAsia="Arial" w:hAnsi="Arial"/>
                <w:sz w:val="14"/>
                <w:szCs w:val="14"/>
                <w:rtl w:val="0"/>
              </w:rPr>
              <w:t xml:space="preserve">Três Colinas</w:t>
            </w:r>
          </w:p>
        </w:tc>
        <w:tc>
          <w:tcPr/>
          <w:p w:rsidR="00000000" w:rsidDel="00000000" w:rsidP="00000000" w:rsidRDefault="00000000" w:rsidRPr="00000000" w14:paraId="00000605">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06">
            <w:pPr>
              <w:rPr>
                <w:rFonts w:ascii="Arial" w:cs="Arial" w:eastAsia="Arial" w:hAnsi="Arial"/>
                <w:sz w:val="14"/>
                <w:szCs w:val="14"/>
              </w:rPr>
            </w:pPr>
            <w:r w:rsidDel="00000000" w:rsidR="00000000" w:rsidRPr="00000000">
              <w:rPr>
                <w:rFonts w:ascii="Arial" w:cs="Arial" w:eastAsia="Arial" w:hAnsi="Arial"/>
                <w:sz w:val="14"/>
                <w:szCs w:val="14"/>
                <w:rtl w:val="0"/>
              </w:rPr>
              <w:t xml:space="preserve">41.2</w:t>
            </w:r>
          </w:p>
        </w:tc>
        <w:tc>
          <w:tcPr/>
          <w:p w:rsidR="00000000" w:rsidDel="00000000" w:rsidP="00000000" w:rsidRDefault="00000000" w:rsidRPr="00000000" w14:paraId="00000607">
            <w:pPr>
              <w:rPr>
                <w:rFonts w:ascii="Arial" w:cs="Arial" w:eastAsia="Arial" w:hAnsi="Arial"/>
                <w:sz w:val="14"/>
                <w:szCs w:val="14"/>
              </w:rPr>
            </w:pPr>
            <w:r w:rsidDel="00000000" w:rsidR="00000000" w:rsidRPr="00000000">
              <w:rPr>
                <w:rFonts w:ascii="Arial" w:cs="Arial" w:eastAsia="Arial" w:hAnsi="Arial"/>
                <w:sz w:val="14"/>
                <w:szCs w:val="14"/>
                <w:rtl w:val="0"/>
              </w:rPr>
              <w:t xml:space="preserve">77.9</w:t>
            </w:r>
          </w:p>
        </w:tc>
        <w:tc>
          <w:tcPr/>
          <w:p w:rsidR="00000000" w:rsidDel="00000000" w:rsidP="00000000" w:rsidRDefault="00000000" w:rsidRPr="00000000" w14:paraId="00000608">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609">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60A">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60B">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0C">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60D">
            <w:pPr>
              <w:rPr>
                <w:rFonts w:ascii="Arial" w:cs="Arial" w:eastAsia="Arial" w:hAnsi="Arial"/>
                <w:sz w:val="14"/>
                <w:szCs w:val="14"/>
              </w:rPr>
            </w:pPr>
            <w:r w:rsidDel="00000000" w:rsidR="00000000" w:rsidRPr="00000000">
              <w:rPr>
                <w:rFonts w:ascii="Arial" w:cs="Arial" w:eastAsia="Arial" w:hAnsi="Arial"/>
                <w:sz w:val="14"/>
                <w:szCs w:val="14"/>
                <w:rtl w:val="0"/>
              </w:rPr>
              <w:t xml:space="preserve">58</w:t>
            </w:r>
          </w:p>
        </w:tc>
        <w:tc>
          <w:tcPr/>
          <w:p w:rsidR="00000000" w:rsidDel="00000000" w:rsidP="00000000" w:rsidRDefault="00000000" w:rsidRPr="00000000" w14:paraId="0000060E">
            <w:pPr>
              <w:rPr>
                <w:rFonts w:ascii="Arial" w:cs="Arial" w:eastAsia="Arial" w:hAnsi="Arial"/>
                <w:sz w:val="14"/>
                <w:szCs w:val="14"/>
              </w:rPr>
            </w:pPr>
            <w:r w:rsidDel="00000000" w:rsidR="00000000" w:rsidRPr="00000000">
              <w:rPr>
                <w:rFonts w:ascii="Arial" w:cs="Arial" w:eastAsia="Arial" w:hAnsi="Arial"/>
                <w:sz w:val="14"/>
                <w:szCs w:val="14"/>
                <w:rtl w:val="0"/>
              </w:rPr>
              <w:t xml:space="preserve">Tupã</w:t>
            </w:r>
          </w:p>
        </w:tc>
        <w:tc>
          <w:tcPr/>
          <w:p w:rsidR="00000000" w:rsidDel="00000000" w:rsidP="00000000" w:rsidRDefault="00000000" w:rsidRPr="00000000" w14:paraId="0000060F">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10">
            <w:pPr>
              <w:rPr>
                <w:rFonts w:ascii="Arial" w:cs="Arial" w:eastAsia="Arial" w:hAnsi="Arial"/>
                <w:sz w:val="14"/>
                <w:szCs w:val="14"/>
              </w:rPr>
            </w:pPr>
            <w:r w:rsidDel="00000000" w:rsidR="00000000" w:rsidRPr="00000000">
              <w:rPr>
                <w:rFonts w:ascii="Arial" w:cs="Arial" w:eastAsia="Arial" w:hAnsi="Arial"/>
                <w:sz w:val="14"/>
                <w:szCs w:val="14"/>
                <w:rtl w:val="0"/>
              </w:rPr>
              <w:t xml:space="preserve">50.0</w:t>
            </w:r>
          </w:p>
        </w:tc>
        <w:tc>
          <w:tcPr/>
          <w:p w:rsidR="00000000" w:rsidDel="00000000" w:rsidP="00000000" w:rsidRDefault="00000000" w:rsidRPr="00000000" w14:paraId="00000611">
            <w:pPr>
              <w:rPr>
                <w:rFonts w:ascii="Arial" w:cs="Arial" w:eastAsia="Arial" w:hAnsi="Arial"/>
                <w:sz w:val="14"/>
                <w:szCs w:val="14"/>
              </w:rPr>
            </w:pPr>
            <w:r w:rsidDel="00000000" w:rsidR="00000000" w:rsidRPr="00000000">
              <w:rPr>
                <w:rFonts w:ascii="Arial" w:cs="Arial" w:eastAsia="Arial" w:hAnsi="Arial"/>
                <w:sz w:val="14"/>
                <w:szCs w:val="14"/>
                <w:rtl w:val="0"/>
              </w:rPr>
              <w:t xml:space="preserve">86.0</w:t>
            </w:r>
          </w:p>
        </w:tc>
        <w:tc>
          <w:tcPr/>
          <w:p w:rsidR="00000000" w:rsidDel="00000000" w:rsidP="00000000" w:rsidRDefault="00000000" w:rsidRPr="00000000" w14:paraId="00000612">
            <w:pP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613">
            <w:pPr>
              <w:rPr>
                <w:rFonts w:ascii="Arial" w:cs="Arial" w:eastAsia="Arial" w:hAnsi="Arial"/>
                <w:sz w:val="14"/>
                <w:szCs w:val="14"/>
              </w:rPr>
            </w:pPr>
            <w:r w:rsidDel="00000000" w:rsidR="00000000" w:rsidRPr="00000000">
              <w:rPr>
                <w:rFonts w:ascii="Arial" w:cs="Arial" w:eastAsia="Arial" w:hAnsi="Arial"/>
                <w:sz w:val="14"/>
                <w:szCs w:val="14"/>
                <w:rtl w:val="0"/>
              </w:rPr>
              <w:t xml:space="preserve">0.4</w:t>
            </w:r>
          </w:p>
        </w:tc>
        <w:tc>
          <w:tcPr/>
          <w:p w:rsidR="00000000" w:rsidDel="00000000" w:rsidP="00000000" w:rsidRDefault="00000000" w:rsidRPr="00000000" w14:paraId="00000614">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615">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16">
            <w:pPr>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r>
      <w:tr>
        <w:trPr>
          <w:cantSplit w:val="0"/>
          <w:trHeight w:val="92" w:hRule="atLeast"/>
          <w:tblHeader w:val="0"/>
        </w:trPr>
        <w:tc>
          <w:tcPr/>
          <w:p w:rsidR="00000000" w:rsidDel="00000000" w:rsidP="00000000" w:rsidRDefault="00000000" w:rsidRPr="00000000" w14:paraId="00000617">
            <w:pPr>
              <w:rPr>
                <w:rFonts w:ascii="Arial" w:cs="Arial" w:eastAsia="Arial" w:hAnsi="Arial"/>
                <w:sz w:val="14"/>
                <w:szCs w:val="14"/>
              </w:rPr>
            </w:pPr>
            <w:r w:rsidDel="00000000" w:rsidR="00000000" w:rsidRPr="00000000">
              <w:rPr>
                <w:rFonts w:ascii="Arial" w:cs="Arial" w:eastAsia="Arial" w:hAnsi="Arial"/>
                <w:sz w:val="14"/>
                <w:szCs w:val="14"/>
                <w:rtl w:val="0"/>
              </w:rPr>
              <w:t xml:space="preserve">59</w:t>
            </w:r>
          </w:p>
        </w:tc>
        <w:tc>
          <w:tcPr/>
          <w:p w:rsidR="00000000" w:rsidDel="00000000" w:rsidP="00000000" w:rsidRDefault="00000000" w:rsidRPr="00000000" w14:paraId="00000618">
            <w:pPr>
              <w:rPr>
                <w:rFonts w:ascii="Arial" w:cs="Arial" w:eastAsia="Arial" w:hAnsi="Arial"/>
                <w:sz w:val="14"/>
                <w:szCs w:val="14"/>
              </w:rPr>
            </w:pPr>
            <w:r w:rsidDel="00000000" w:rsidR="00000000" w:rsidRPr="00000000">
              <w:rPr>
                <w:rFonts w:ascii="Arial" w:cs="Arial" w:eastAsia="Arial" w:hAnsi="Arial"/>
                <w:sz w:val="14"/>
                <w:szCs w:val="14"/>
                <w:rtl w:val="0"/>
              </w:rPr>
              <w:t xml:space="preserve">V. Paraíba-Reg. Serrana</w:t>
            </w:r>
          </w:p>
        </w:tc>
        <w:tc>
          <w:tcPr/>
          <w:p w:rsidR="00000000" w:rsidDel="00000000" w:rsidP="00000000" w:rsidRDefault="00000000" w:rsidRPr="00000000" w14:paraId="00000619">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1A">
            <w:pPr>
              <w:rPr>
                <w:rFonts w:ascii="Arial" w:cs="Arial" w:eastAsia="Arial" w:hAnsi="Arial"/>
                <w:sz w:val="14"/>
                <w:szCs w:val="14"/>
              </w:rPr>
            </w:pPr>
            <w:r w:rsidDel="00000000" w:rsidR="00000000" w:rsidRPr="00000000">
              <w:rPr>
                <w:rFonts w:ascii="Arial" w:cs="Arial" w:eastAsia="Arial" w:hAnsi="Arial"/>
                <w:sz w:val="14"/>
                <w:szCs w:val="14"/>
                <w:rtl w:val="0"/>
              </w:rPr>
              <w:t xml:space="preserve">27.2</w:t>
            </w:r>
          </w:p>
        </w:tc>
        <w:tc>
          <w:tcPr/>
          <w:p w:rsidR="00000000" w:rsidDel="00000000" w:rsidP="00000000" w:rsidRDefault="00000000" w:rsidRPr="00000000" w14:paraId="0000061B">
            <w:pPr>
              <w:rPr>
                <w:rFonts w:ascii="Arial" w:cs="Arial" w:eastAsia="Arial" w:hAnsi="Arial"/>
                <w:sz w:val="14"/>
                <w:szCs w:val="14"/>
              </w:rPr>
            </w:pPr>
            <w:r w:rsidDel="00000000" w:rsidR="00000000" w:rsidRPr="00000000">
              <w:rPr>
                <w:rFonts w:ascii="Arial" w:cs="Arial" w:eastAsia="Arial" w:hAnsi="Arial"/>
                <w:sz w:val="14"/>
                <w:szCs w:val="14"/>
                <w:rtl w:val="0"/>
              </w:rPr>
              <w:t xml:space="preserve">64.0</w:t>
            </w:r>
          </w:p>
        </w:tc>
        <w:tc>
          <w:tcPr/>
          <w:p w:rsidR="00000000" w:rsidDel="00000000" w:rsidP="00000000" w:rsidRDefault="00000000" w:rsidRPr="00000000" w14:paraId="0000061C">
            <w:pPr>
              <w:rPr>
                <w:rFonts w:ascii="Arial" w:cs="Arial" w:eastAsia="Arial" w:hAnsi="Arial"/>
                <w:sz w:val="14"/>
                <w:szCs w:val="14"/>
              </w:rPr>
            </w:pPr>
            <w:r w:rsidDel="00000000" w:rsidR="00000000" w:rsidRPr="00000000">
              <w:rPr>
                <w:rFonts w:ascii="Arial" w:cs="Arial" w:eastAsia="Arial" w:hAnsi="Arial"/>
                <w:sz w:val="14"/>
                <w:szCs w:val="14"/>
                <w:rtl w:val="0"/>
              </w:rPr>
              <w:t xml:space="preserve">6.4</w:t>
            </w:r>
          </w:p>
        </w:tc>
        <w:tc>
          <w:tcPr/>
          <w:p w:rsidR="00000000" w:rsidDel="00000000" w:rsidP="00000000" w:rsidRDefault="00000000" w:rsidRPr="00000000" w14:paraId="0000061D">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61E">
            <w:pPr>
              <w:rPr>
                <w:rFonts w:ascii="Arial" w:cs="Arial" w:eastAsia="Arial" w:hAnsi="Arial"/>
                <w:sz w:val="14"/>
                <w:szCs w:val="14"/>
              </w:rPr>
            </w:pPr>
            <w:r w:rsidDel="00000000" w:rsidR="00000000" w:rsidRPr="00000000">
              <w:rPr>
                <w:rFonts w:ascii="Arial" w:cs="Arial" w:eastAsia="Arial" w:hAnsi="Arial"/>
                <w:sz w:val="14"/>
                <w:szCs w:val="14"/>
                <w:rtl w:val="0"/>
              </w:rPr>
              <w:t xml:space="preserve">4.3</w:t>
            </w:r>
          </w:p>
        </w:tc>
        <w:tc>
          <w:tcPr/>
          <w:p w:rsidR="00000000" w:rsidDel="00000000" w:rsidP="00000000" w:rsidRDefault="00000000" w:rsidRPr="00000000" w14:paraId="0000061F">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20">
            <w:pPr>
              <w:rPr>
                <w:rFonts w:ascii="Arial" w:cs="Arial" w:eastAsia="Arial" w:hAnsi="Arial"/>
                <w:sz w:val="14"/>
                <w:szCs w:val="14"/>
              </w:rPr>
            </w:pPr>
            <w:r w:rsidDel="00000000" w:rsidR="00000000" w:rsidRPr="00000000">
              <w:rPr>
                <w:rFonts w:ascii="Arial" w:cs="Arial" w:eastAsia="Arial" w:hAnsi="Arial"/>
                <w:sz w:val="14"/>
                <w:szCs w:val="14"/>
                <w:rtl w:val="0"/>
              </w:rPr>
              <w:t xml:space="preserve">12.0</w:t>
            </w:r>
          </w:p>
        </w:tc>
      </w:tr>
      <w:tr>
        <w:trPr>
          <w:cantSplit w:val="0"/>
          <w:trHeight w:val="92" w:hRule="atLeast"/>
          <w:tblHeader w:val="0"/>
        </w:trPr>
        <w:tc>
          <w:tcPr/>
          <w:p w:rsidR="00000000" w:rsidDel="00000000" w:rsidP="00000000" w:rsidRDefault="00000000" w:rsidRPr="00000000" w14:paraId="00000621">
            <w:pPr>
              <w:rPr>
                <w:rFonts w:ascii="Arial" w:cs="Arial" w:eastAsia="Arial" w:hAnsi="Arial"/>
                <w:sz w:val="14"/>
                <w:szCs w:val="14"/>
              </w:rPr>
            </w:pPr>
            <w:r w:rsidDel="00000000" w:rsidR="00000000" w:rsidRPr="00000000">
              <w:rPr>
                <w:rFonts w:ascii="Arial" w:cs="Arial" w:eastAsia="Arial" w:hAnsi="Arial"/>
                <w:sz w:val="14"/>
                <w:szCs w:val="14"/>
                <w:rtl w:val="0"/>
              </w:rPr>
              <w:t xml:space="preserve">60</w:t>
            </w:r>
          </w:p>
        </w:tc>
        <w:tc>
          <w:tcPr/>
          <w:p w:rsidR="00000000" w:rsidDel="00000000" w:rsidP="00000000" w:rsidRDefault="00000000" w:rsidRPr="00000000" w14:paraId="00000622">
            <w:pPr>
              <w:rPr>
                <w:rFonts w:ascii="Arial" w:cs="Arial" w:eastAsia="Arial" w:hAnsi="Arial"/>
                <w:sz w:val="14"/>
                <w:szCs w:val="14"/>
              </w:rPr>
            </w:pPr>
            <w:r w:rsidDel="00000000" w:rsidR="00000000" w:rsidRPr="00000000">
              <w:rPr>
                <w:rFonts w:ascii="Arial" w:cs="Arial" w:eastAsia="Arial" w:hAnsi="Arial"/>
                <w:sz w:val="14"/>
                <w:szCs w:val="14"/>
                <w:rtl w:val="0"/>
              </w:rPr>
              <w:t xml:space="preserve">Vale Das Cachoeiras</w:t>
            </w:r>
          </w:p>
        </w:tc>
        <w:tc>
          <w:tcPr/>
          <w:p w:rsidR="00000000" w:rsidDel="00000000" w:rsidP="00000000" w:rsidRDefault="00000000" w:rsidRPr="00000000" w14:paraId="00000623">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24">
            <w:pPr>
              <w:rPr>
                <w:rFonts w:ascii="Arial" w:cs="Arial" w:eastAsia="Arial" w:hAnsi="Arial"/>
                <w:sz w:val="14"/>
                <w:szCs w:val="14"/>
              </w:rPr>
            </w:pPr>
            <w:r w:rsidDel="00000000" w:rsidR="00000000" w:rsidRPr="00000000">
              <w:rPr>
                <w:rFonts w:ascii="Arial" w:cs="Arial" w:eastAsia="Arial" w:hAnsi="Arial"/>
                <w:sz w:val="14"/>
                <w:szCs w:val="14"/>
                <w:rtl w:val="0"/>
              </w:rPr>
              <w:t xml:space="preserve">59.6</w:t>
            </w:r>
          </w:p>
        </w:tc>
        <w:tc>
          <w:tcPr/>
          <w:p w:rsidR="00000000" w:rsidDel="00000000" w:rsidP="00000000" w:rsidRDefault="00000000" w:rsidRPr="00000000" w14:paraId="00000625">
            <w:pPr>
              <w:rPr>
                <w:rFonts w:ascii="Arial" w:cs="Arial" w:eastAsia="Arial" w:hAnsi="Arial"/>
                <w:sz w:val="14"/>
                <w:szCs w:val="14"/>
              </w:rPr>
            </w:pPr>
            <w:r w:rsidDel="00000000" w:rsidR="00000000" w:rsidRPr="00000000">
              <w:rPr>
                <w:rFonts w:ascii="Arial" w:cs="Arial" w:eastAsia="Arial" w:hAnsi="Arial"/>
                <w:sz w:val="14"/>
                <w:szCs w:val="14"/>
                <w:rtl w:val="0"/>
              </w:rPr>
              <w:t xml:space="preserve">87.5</w:t>
            </w:r>
          </w:p>
        </w:tc>
        <w:tc>
          <w:tcPr/>
          <w:p w:rsidR="00000000" w:rsidDel="00000000" w:rsidP="00000000" w:rsidRDefault="00000000" w:rsidRPr="00000000" w14:paraId="00000626">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0.8</w:t>
            </w:r>
          </w:p>
        </w:tc>
        <w:tc>
          <w:tcPr/>
          <w:p w:rsidR="00000000" w:rsidDel="00000000" w:rsidP="00000000" w:rsidRDefault="00000000" w:rsidRPr="00000000" w14:paraId="00000627">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628">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629">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w:t>
            </w:r>
          </w:p>
        </w:tc>
        <w:tc>
          <w:tcPr/>
          <w:p w:rsidR="00000000" w:rsidDel="00000000" w:rsidP="00000000" w:rsidRDefault="00000000" w:rsidRPr="00000000" w14:paraId="0000062A">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2" w:hRule="atLeast"/>
          <w:tblHeader w:val="0"/>
        </w:trPr>
        <w:tc>
          <w:tcPr/>
          <w:p w:rsidR="00000000" w:rsidDel="00000000" w:rsidP="00000000" w:rsidRDefault="00000000" w:rsidRPr="00000000" w14:paraId="0000062B">
            <w:pPr>
              <w:rPr>
                <w:rFonts w:ascii="Arial" w:cs="Arial" w:eastAsia="Arial" w:hAnsi="Arial"/>
                <w:sz w:val="14"/>
                <w:szCs w:val="14"/>
              </w:rPr>
            </w:pPr>
            <w:r w:rsidDel="00000000" w:rsidR="00000000" w:rsidRPr="00000000">
              <w:rPr>
                <w:rFonts w:ascii="Arial" w:cs="Arial" w:eastAsia="Arial" w:hAnsi="Arial"/>
                <w:sz w:val="14"/>
                <w:szCs w:val="14"/>
                <w:rtl w:val="0"/>
              </w:rPr>
              <w:t xml:space="preserve">61</w:t>
            </w:r>
          </w:p>
        </w:tc>
        <w:tc>
          <w:tcPr/>
          <w:p w:rsidR="00000000" w:rsidDel="00000000" w:rsidP="00000000" w:rsidRDefault="00000000" w:rsidRPr="00000000" w14:paraId="0000062C">
            <w:pPr>
              <w:rPr>
                <w:rFonts w:ascii="Arial" w:cs="Arial" w:eastAsia="Arial" w:hAnsi="Arial"/>
                <w:sz w:val="14"/>
                <w:szCs w:val="14"/>
              </w:rPr>
            </w:pPr>
            <w:r w:rsidDel="00000000" w:rsidR="00000000" w:rsidRPr="00000000">
              <w:rPr>
                <w:rFonts w:ascii="Arial" w:cs="Arial" w:eastAsia="Arial" w:hAnsi="Arial"/>
                <w:sz w:val="14"/>
                <w:szCs w:val="14"/>
                <w:rtl w:val="0"/>
              </w:rPr>
              <w:t xml:space="preserve">Vale Do Jurumirim</w:t>
            </w:r>
          </w:p>
        </w:tc>
        <w:tc>
          <w:tcPr/>
          <w:p w:rsidR="00000000" w:rsidDel="00000000" w:rsidP="00000000" w:rsidRDefault="00000000" w:rsidRPr="00000000" w14:paraId="0000062D">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2E">
            <w:pPr>
              <w:rPr>
                <w:rFonts w:ascii="Arial" w:cs="Arial" w:eastAsia="Arial" w:hAnsi="Arial"/>
                <w:sz w:val="14"/>
                <w:szCs w:val="14"/>
              </w:rPr>
            </w:pPr>
            <w:r w:rsidDel="00000000" w:rsidR="00000000" w:rsidRPr="00000000">
              <w:rPr>
                <w:rFonts w:ascii="Arial" w:cs="Arial" w:eastAsia="Arial" w:hAnsi="Arial"/>
                <w:sz w:val="14"/>
                <w:szCs w:val="14"/>
                <w:rtl w:val="0"/>
              </w:rPr>
              <w:t xml:space="preserve">48.5</w:t>
            </w:r>
          </w:p>
        </w:tc>
        <w:tc>
          <w:tcPr/>
          <w:p w:rsidR="00000000" w:rsidDel="00000000" w:rsidP="00000000" w:rsidRDefault="00000000" w:rsidRPr="00000000" w14:paraId="0000062F">
            <w:pPr>
              <w:rPr>
                <w:rFonts w:ascii="Arial" w:cs="Arial" w:eastAsia="Arial" w:hAnsi="Arial"/>
                <w:sz w:val="14"/>
                <w:szCs w:val="14"/>
              </w:rPr>
            </w:pPr>
            <w:r w:rsidDel="00000000" w:rsidR="00000000" w:rsidRPr="00000000">
              <w:rPr>
                <w:rFonts w:ascii="Arial" w:cs="Arial" w:eastAsia="Arial" w:hAnsi="Arial"/>
                <w:sz w:val="14"/>
                <w:szCs w:val="14"/>
                <w:rtl w:val="0"/>
              </w:rPr>
              <w:t xml:space="preserve">88.2</w:t>
            </w:r>
          </w:p>
        </w:tc>
        <w:tc>
          <w:tcPr/>
          <w:p w:rsidR="00000000" w:rsidDel="00000000" w:rsidP="00000000" w:rsidRDefault="00000000" w:rsidRPr="00000000" w14:paraId="00000630">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0.9</w:t>
            </w:r>
          </w:p>
        </w:tc>
        <w:tc>
          <w:tcPr/>
          <w:p w:rsidR="00000000" w:rsidDel="00000000" w:rsidP="00000000" w:rsidRDefault="00000000" w:rsidRPr="00000000" w14:paraId="00000631">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632">
            <w:pPr>
              <w:rPr>
                <w:rFonts w:ascii="Arial" w:cs="Arial" w:eastAsia="Arial" w:hAnsi="Arial"/>
                <w:sz w:val="14"/>
                <w:szCs w:val="14"/>
              </w:rPr>
            </w:pPr>
            <w:r w:rsidDel="00000000" w:rsidR="00000000" w:rsidRPr="00000000">
              <w:rPr>
                <w:rFonts w:ascii="Arial" w:cs="Arial" w:eastAsia="Arial" w:hAnsi="Arial"/>
                <w:sz w:val="14"/>
                <w:szCs w:val="14"/>
                <w:rtl w:val="0"/>
              </w:rPr>
              <w:t xml:space="preserve">0.2</w:t>
            </w:r>
          </w:p>
        </w:tc>
        <w:tc>
          <w:tcPr/>
          <w:p w:rsidR="00000000" w:rsidDel="00000000" w:rsidP="00000000" w:rsidRDefault="00000000" w:rsidRPr="00000000" w14:paraId="00000633">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0</w:t>
            </w:r>
          </w:p>
        </w:tc>
        <w:tc>
          <w:tcPr/>
          <w:p w:rsidR="00000000" w:rsidDel="00000000" w:rsidP="00000000" w:rsidRDefault="00000000" w:rsidRPr="00000000" w14:paraId="00000634">
            <w:pP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1.0</w:t>
            </w:r>
          </w:p>
        </w:tc>
      </w:tr>
      <w:tr>
        <w:trPr>
          <w:cantSplit w:val="0"/>
          <w:trHeight w:val="92" w:hRule="atLeast"/>
          <w:tblHeader w:val="0"/>
        </w:trPr>
        <w:tc>
          <w:tcPr/>
          <w:p w:rsidR="00000000" w:rsidDel="00000000" w:rsidP="00000000" w:rsidRDefault="00000000" w:rsidRPr="00000000" w14:paraId="00000635">
            <w:pPr>
              <w:rPr>
                <w:rFonts w:ascii="Arial" w:cs="Arial" w:eastAsia="Arial" w:hAnsi="Arial"/>
                <w:sz w:val="14"/>
                <w:szCs w:val="14"/>
              </w:rPr>
            </w:pPr>
            <w:r w:rsidDel="00000000" w:rsidR="00000000" w:rsidRPr="00000000">
              <w:rPr>
                <w:rFonts w:ascii="Arial" w:cs="Arial" w:eastAsia="Arial" w:hAnsi="Arial"/>
                <w:sz w:val="14"/>
                <w:szCs w:val="14"/>
                <w:rtl w:val="0"/>
              </w:rPr>
              <w:t xml:space="preserve">62</w:t>
            </w:r>
          </w:p>
        </w:tc>
        <w:tc>
          <w:tcPr/>
          <w:p w:rsidR="00000000" w:rsidDel="00000000" w:rsidP="00000000" w:rsidRDefault="00000000" w:rsidRPr="00000000" w14:paraId="00000636">
            <w:pPr>
              <w:rPr>
                <w:rFonts w:ascii="Arial" w:cs="Arial" w:eastAsia="Arial" w:hAnsi="Arial"/>
                <w:sz w:val="14"/>
                <w:szCs w:val="14"/>
              </w:rPr>
            </w:pPr>
            <w:r w:rsidDel="00000000" w:rsidR="00000000" w:rsidRPr="00000000">
              <w:rPr>
                <w:rFonts w:ascii="Arial" w:cs="Arial" w:eastAsia="Arial" w:hAnsi="Arial"/>
                <w:sz w:val="14"/>
                <w:szCs w:val="14"/>
                <w:rtl w:val="0"/>
              </w:rPr>
              <w:t xml:space="preserve">Vale Do Ribeira</w:t>
            </w:r>
          </w:p>
        </w:tc>
        <w:tc>
          <w:tcPr/>
          <w:p w:rsidR="00000000" w:rsidDel="00000000" w:rsidP="00000000" w:rsidRDefault="00000000" w:rsidRPr="00000000" w14:paraId="00000637">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38">
            <w:pPr>
              <w:rPr>
                <w:rFonts w:ascii="Arial" w:cs="Arial" w:eastAsia="Arial" w:hAnsi="Arial"/>
                <w:sz w:val="14"/>
                <w:szCs w:val="14"/>
              </w:rPr>
            </w:pPr>
            <w:r w:rsidDel="00000000" w:rsidR="00000000" w:rsidRPr="00000000">
              <w:rPr>
                <w:rFonts w:ascii="Arial" w:cs="Arial" w:eastAsia="Arial" w:hAnsi="Arial"/>
                <w:sz w:val="14"/>
                <w:szCs w:val="14"/>
                <w:rtl w:val="0"/>
              </w:rPr>
              <w:t xml:space="preserve">30.1</w:t>
            </w:r>
          </w:p>
        </w:tc>
        <w:tc>
          <w:tcPr/>
          <w:p w:rsidR="00000000" w:rsidDel="00000000" w:rsidP="00000000" w:rsidRDefault="00000000" w:rsidRPr="00000000" w14:paraId="00000639">
            <w:pPr>
              <w:rPr>
                <w:rFonts w:ascii="Arial" w:cs="Arial" w:eastAsia="Arial" w:hAnsi="Arial"/>
                <w:sz w:val="14"/>
                <w:szCs w:val="14"/>
              </w:rPr>
            </w:pPr>
            <w:r w:rsidDel="00000000" w:rsidR="00000000" w:rsidRPr="00000000">
              <w:rPr>
                <w:rFonts w:ascii="Arial" w:cs="Arial" w:eastAsia="Arial" w:hAnsi="Arial"/>
                <w:sz w:val="14"/>
                <w:szCs w:val="14"/>
                <w:rtl w:val="0"/>
              </w:rPr>
              <w:t xml:space="preserve">63.2</w:t>
            </w:r>
          </w:p>
        </w:tc>
        <w:tc>
          <w:tcPr/>
          <w:p w:rsidR="00000000" w:rsidDel="00000000" w:rsidP="00000000" w:rsidRDefault="00000000" w:rsidRPr="00000000" w14:paraId="0000063A">
            <w:pP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c>
          <w:tcPr/>
          <w:p w:rsidR="00000000" w:rsidDel="00000000" w:rsidP="00000000" w:rsidRDefault="00000000" w:rsidRPr="00000000" w14:paraId="0000063B">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63C">
            <w:pPr>
              <w:rPr>
                <w:rFonts w:ascii="Arial" w:cs="Arial" w:eastAsia="Arial" w:hAnsi="Arial"/>
                <w:sz w:val="14"/>
                <w:szCs w:val="14"/>
              </w:rPr>
            </w:pPr>
            <w:r w:rsidDel="00000000" w:rsidR="00000000" w:rsidRPr="00000000">
              <w:rPr>
                <w:rFonts w:ascii="Arial" w:cs="Arial" w:eastAsia="Arial" w:hAnsi="Arial"/>
                <w:sz w:val="14"/>
                <w:szCs w:val="14"/>
                <w:rtl w:val="0"/>
              </w:rPr>
              <w:t xml:space="preserve">1.4</w:t>
            </w:r>
          </w:p>
        </w:tc>
        <w:tc>
          <w:tcPr/>
          <w:p w:rsidR="00000000" w:rsidDel="00000000" w:rsidP="00000000" w:rsidRDefault="00000000" w:rsidRPr="00000000" w14:paraId="0000063D">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3E">
            <w:pPr>
              <w:rPr>
                <w:rFonts w:ascii="Arial" w:cs="Arial" w:eastAsia="Arial" w:hAnsi="Arial"/>
                <w:sz w:val="14"/>
                <w:szCs w:val="14"/>
              </w:rPr>
            </w:pPr>
            <w:r w:rsidDel="00000000" w:rsidR="00000000" w:rsidRPr="00000000">
              <w:rPr>
                <w:rFonts w:ascii="Arial" w:cs="Arial" w:eastAsia="Arial" w:hAnsi="Arial"/>
                <w:sz w:val="14"/>
                <w:szCs w:val="14"/>
                <w:rtl w:val="0"/>
              </w:rPr>
              <w:t xml:space="preserve">4.5</w:t>
            </w:r>
          </w:p>
        </w:tc>
      </w:tr>
      <w:tr>
        <w:trPr>
          <w:cantSplit w:val="0"/>
          <w:trHeight w:val="124" w:hRule="atLeast"/>
          <w:tblHeader w:val="0"/>
        </w:trPr>
        <w:tc>
          <w:tcPr/>
          <w:p w:rsidR="00000000" w:rsidDel="00000000" w:rsidP="00000000" w:rsidRDefault="00000000" w:rsidRPr="00000000" w14:paraId="0000063F">
            <w:pPr>
              <w:rPr>
                <w:rFonts w:ascii="Arial" w:cs="Arial" w:eastAsia="Arial" w:hAnsi="Arial"/>
                <w:sz w:val="14"/>
                <w:szCs w:val="14"/>
              </w:rPr>
            </w:pPr>
            <w:r w:rsidDel="00000000" w:rsidR="00000000" w:rsidRPr="00000000">
              <w:rPr>
                <w:rFonts w:ascii="Arial" w:cs="Arial" w:eastAsia="Arial" w:hAnsi="Arial"/>
                <w:sz w:val="14"/>
                <w:szCs w:val="14"/>
                <w:rtl w:val="0"/>
              </w:rPr>
              <w:t xml:space="preserve">63</w:t>
            </w:r>
          </w:p>
        </w:tc>
        <w:tc>
          <w:tcPr/>
          <w:p w:rsidR="00000000" w:rsidDel="00000000" w:rsidP="00000000" w:rsidRDefault="00000000" w:rsidRPr="00000000" w14:paraId="00000640">
            <w:pPr>
              <w:rPr>
                <w:rFonts w:ascii="Arial" w:cs="Arial" w:eastAsia="Arial" w:hAnsi="Arial"/>
                <w:sz w:val="14"/>
                <w:szCs w:val="14"/>
              </w:rPr>
            </w:pPr>
            <w:r w:rsidDel="00000000" w:rsidR="00000000" w:rsidRPr="00000000">
              <w:rPr>
                <w:rFonts w:ascii="Arial" w:cs="Arial" w:eastAsia="Arial" w:hAnsi="Arial"/>
                <w:sz w:val="14"/>
                <w:szCs w:val="14"/>
                <w:rtl w:val="0"/>
              </w:rPr>
              <w:t xml:space="preserve">Votuporanga</w:t>
            </w:r>
          </w:p>
        </w:tc>
        <w:tc>
          <w:tcPr/>
          <w:p w:rsidR="00000000" w:rsidDel="00000000" w:rsidP="00000000" w:rsidRDefault="00000000" w:rsidRPr="00000000" w14:paraId="00000641">
            <w:pPr>
              <w:rPr>
                <w:rFonts w:ascii="Arial" w:cs="Arial" w:eastAsia="Arial" w:hAnsi="Arial"/>
                <w:sz w:val="14"/>
                <w:szCs w:val="14"/>
              </w:rPr>
            </w:pPr>
            <w:r w:rsidDel="00000000" w:rsidR="00000000" w:rsidRPr="00000000">
              <w:rPr>
                <w:rFonts w:ascii="Arial" w:cs="Arial" w:eastAsia="Arial" w:hAnsi="Arial"/>
                <w:sz w:val="14"/>
                <w:szCs w:val="14"/>
                <w:rtl w:val="0"/>
              </w:rPr>
              <w:t xml:space="preserve">136</w:t>
            </w:r>
          </w:p>
        </w:tc>
        <w:tc>
          <w:tcPr/>
          <w:p w:rsidR="00000000" w:rsidDel="00000000" w:rsidP="00000000" w:rsidRDefault="00000000" w:rsidRPr="00000000" w14:paraId="00000642">
            <w:pPr>
              <w:rPr>
                <w:rFonts w:ascii="Arial" w:cs="Arial" w:eastAsia="Arial" w:hAnsi="Arial"/>
                <w:sz w:val="14"/>
                <w:szCs w:val="14"/>
              </w:rPr>
            </w:pPr>
            <w:r w:rsidDel="00000000" w:rsidR="00000000" w:rsidRPr="00000000">
              <w:rPr>
                <w:rFonts w:ascii="Arial" w:cs="Arial" w:eastAsia="Arial" w:hAnsi="Arial"/>
                <w:sz w:val="14"/>
                <w:szCs w:val="14"/>
                <w:rtl w:val="0"/>
              </w:rPr>
              <w:t xml:space="preserve">50.0</w:t>
            </w:r>
          </w:p>
        </w:tc>
        <w:tc>
          <w:tcPr/>
          <w:p w:rsidR="00000000" w:rsidDel="00000000" w:rsidP="00000000" w:rsidRDefault="00000000" w:rsidRPr="00000000" w14:paraId="00000643">
            <w:pPr>
              <w:rPr>
                <w:rFonts w:ascii="Arial" w:cs="Arial" w:eastAsia="Arial" w:hAnsi="Arial"/>
                <w:sz w:val="14"/>
                <w:szCs w:val="14"/>
              </w:rPr>
            </w:pPr>
            <w:r w:rsidDel="00000000" w:rsidR="00000000" w:rsidRPr="00000000">
              <w:rPr>
                <w:rFonts w:ascii="Arial" w:cs="Arial" w:eastAsia="Arial" w:hAnsi="Arial"/>
                <w:sz w:val="14"/>
                <w:szCs w:val="14"/>
                <w:rtl w:val="0"/>
              </w:rPr>
              <w:t xml:space="preserve">83.8</w:t>
            </w:r>
          </w:p>
        </w:tc>
        <w:tc>
          <w:tcPr/>
          <w:p w:rsidR="00000000" w:rsidDel="00000000" w:rsidP="00000000" w:rsidRDefault="00000000" w:rsidRPr="00000000" w14:paraId="00000644">
            <w:pPr>
              <w:rPr>
                <w:rFonts w:ascii="Arial" w:cs="Arial" w:eastAsia="Arial" w:hAnsi="Arial"/>
                <w:sz w:val="14"/>
                <w:szCs w:val="14"/>
              </w:rPr>
            </w:pPr>
            <w:r w:rsidDel="00000000" w:rsidR="00000000" w:rsidRPr="00000000">
              <w:rPr>
                <w:rFonts w:ascii="Arial" w:cs="Arial" w:eastAsia="Arial" w:hAnsi="Arial"/>
                <w:sz w:val="14"/>
                <w:szCs w:val="14"/>
                <w:rtl w:val="0"/>
              </w:rPr>
              <w:t xml:space="preserve">0.9</w:t>
            </w:r>
          </w:p>
        </w:tc>
        <w:tc>
          <w:tcPr/>
          <w:p w:rsidR="00000000" w:rsidDel="00000000" w:rsidP="00000000" w:rsidRDefault="00000000" w:rsidRPr="00000000" w14:paraId="00000645">
            <w:pPr>
              <w:rPr>
                <w:rFonts w:ascii="Arial" w:cs="Arial" w:eastAsia="Arial" w:hAnsi="Arial"/>
                <w:sz w:val="14"/>
                <w:szCs w:val="14"/>
              </w:rPr>
            </w:pPr>
            <w:r w:rsidDel="00000000" w:rsidR="00000000" w:rsidRPr="00000000">
              <w:rPr>
                <w:rFonts w:ascii="Arial" w:cs="Arial" w:eastAsia="Arial" w:hAnsi="Arial"/>
                <w:sz w:val="14"/>
                <w:szCs w:val="14"/>
                <w:rtl w:val="0"/>
              </w:rPr>
              <w:t xml:space="preserve">0.3</w:t>
            </w:r>
          </w:p>
        </w:tc>
        <w:tc>
          <w:tcPr/>
          <w:p w:rsidR="00000000" w:rsidDel="00000000" w:rsidP="00000000" w:rsidRDefault="00000000" w:rsidRPr="00000000" w14:paraId="00000646">
            <w:pPr>
              <w:rPr>
                <w:rFonts w:ascii="Arial" w:cs="Arial" w:eastAsia="Arial" w:hAnsi="Arial"/>
                <w:sz w:val="14"/>
                <w:szCs w:val="14"/>
              </w:rPr>
            </w:pPr>
            <w:r w:rsidDel="00000000" w:rsidR="00000000" w:rsidRPr="00000000">
              <w:rPr>
                <w:rFonts w:ascii="Arial" w:cs="Arial" w:eastAsia="Arial" w:hAnsi="Arial"/>
                <w:sz w:val="14"/>
                <w:szCs w:val="14"/>
                <w:rtl w:val="0"/>
              </w:rPr>
              <w:t xml:space="preserve">0.0</w:t>
            </w:r>
          </w:p>
        </w:tc>
        <w:tc>
          <w:tcPr/>
          <w:p w:rsidR="00000000" w:rsidDel="00000000" w:rsidP="00000000" w:rsidRDefault="00000000" w:rsidRPr="00000000" w14:paraId="00000647">
            <w:pPr>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p w:rsidR="00000000" w:rsidDel="00000000" w:rsidP="00000000" w:rsidRDefault="00000000" w:rsidRPr="00000000" w14:paraId="00000648">
            <w:pP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r>
    </w:tbl>
    <w:p w:rsidR="00000000" w:rsidDel="00000000" w:rsidP="00000000" w:rsidRDefault="00000000" w:rsidRPr="00000000" w14:paraId="0000064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4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64B">
      <w:pPr>
        <w:spacing w:after="280" w:before="28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64C">
      <w:pPr>
        <w:spacing w:after="280" w:before="28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64D">
      <w:pPr>
        <w:spacing w:after="280" w:before="28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64E">
      <w:pPr>
        <w:spacing w:after="280" w:before="280" w:line="240" w:lineRule="auto"/>
        <w:jc w:val="both"/>
        <w:rPr>
          <w:rFonts w:ascii="Arial" w:cs="Arial" w:eastAsia="Arial" w:hAnsi="Arial"/>
          <w:sz w:val="16"/>
          <w:szCs w:val="16"/>
        </w:rPr>
      </w:pPr>
      <w:r w:rsidDel="00000000" w:rsidR="00000000" w:rsidRPr="00000000">
        <w:rPr>
          <w:rtl w:val="0"/>
        </w:rPr>
      </w:r>
    </w:p>
    <w:sdt>
      <w:sdtPr>
        <w:id w:val="1300536145"/>
        <w:tag w:val="goog_rdk_187"/>
      </w:sdtPr>
      <w:sdtContent>
        <w:p w:rsidR="00000000" w:rsidDel="00000000" w:rsidP="00000000" w:rsidRDefault="00000000" w:rsidRPr="00000000" w14:paraId="0000064F">
          <w:pPr>
            <w:spacing w:after="280" w:before="280" w:line="240" w:lineRule="auto"/>
            <w:jc w:val="both"/>
            <w:rPr>
              <w:ins w:author="Raquel Gardini Sanches Palasio" w:id="49" w:date="2026-09-02T20:38:00Z"/>
              <w:rFonts w:ascii="Arial" w:cs="Arial" w:eastAsia="Arial" w:hAnsi="Arial"/>
              <w:sz w:val="16"/>
              <w:szCs w:val="16"/>
            </w:rPr>
          </w:pPr>
          <w:sdt>
            <w:sdtPr>
              <w:id w:val="524274408"/>
              <w:tag w:val="goog_rdk_186"/>
            </w:sdtPr>
            <w:sdtContent>
              <w:ins w:author="Raquel Gardini Sanches Palasio" w:id="49" w:date="2026-09-02T20:38:00Z">
                <w:r w:rsidDel="00000000" w:rsidR="00000000" w:rsidRPr="00000000">
                  <w:rPr>
                    <w:rtl w:val="0"/>
                  </w:rPr>
                </w:r>
              </w:ins>
            </w:sdtContent>
          </w:sdt>
        </w:p>
      </w:sdtContent>
    </w:sdt>
    <w:sdt>
      <w:sdtPr>
        <w:id w:val="-923826102"/>
        <w:tag w:val="goog_rdk_189"/>
      </w:sdtPr>
      <w:sdtContent>
        <w:p w:rsidR="00000000" w:rsidDel="00000000" w:rsidP="00000000" w:rsidRDefault="00000000" w:rsidRPr="00000000" w14:paraId="00000650">
          <w:pPr>
            <w:spacing w:after="280" w:before="280" w:line="240" w:lineRule="auto"/>
            <w:jc w:val="both"/>
            <w:rPr>
              <w:ins w:author="Raquel Gardini Sanches Palasio" w:id="49" w:date="2026-09-02T20:38:00Z"/>
              <w:rFonts w:ascii="Arial" w:cs="Arial" w:eastAsia="Arial" w:hAnsi="Arial"/>
              <w:sz w:val="16"/>
              <w:szCs w:val="16"/>
            </w:rPr>
          </w:pPr>
          <w:sdt>
            <w:sdtPr>
              <w:id w:val="711074207"/>
              <w:tag w:val="goog_rdk_188"/>
            </w:sdtPr>
            <w:sdtContent>
              <w:ins w:author="Raquel Gardini Sanches Palasio" w:id="49" w:date="2026-09-02T20:38:00Z">
                <w:r w:rsidDel="00000000" w:rsidR="00000000" w:rsidRPr="00000000">
                  <w:rPr>
                    <w:rtl w:val="0"/>
                  </w:rPr>
                </w:r>
              </w:ins>
            </w:sdtContent>
          </w:sdt>
        </w:p>
      </w:sdtContent>
    </w:sdt>
    <w:p w:rsidR="00000000" w:rsidDel="00000000" w:rsidP="00000000" w:rsidRDefault="00000000" w:rsidRPr="00000000" w14:paraId="00000651">
      <w:pPr>
        <w:spacing w:after="280" w:before="28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652">
      <w:pPr>
        <w:spacing w:after="0" w:lineRule="auto"/>
        <w:jc w:val="center"/>
        <w:rPr>
          <w:rFonts w:ascii="Times New Roman" w:cs="Times New Roman" w:eastAsia="Times New Roman" w:hAnsi="Times New Roman"/>
          <w:b w:val="1"/>
          <w:bCs w:val="1"/>
          <w:sz w:val="28"/>
          <w:szCs w:val="28"/>
        </w:rPr>
      </w:pPr>
      <w:sdt>
        <w:sdtPr>
          <w:id w:val="-1981725999"/>
          <w:tag w:val="goog_rdk_190"/>
        </w:sdtPr>
        <w:sdtContent>
          <w:commentRangeStart w:id="19"/>
        </w:sdtContent>
      </w:sdt>
      <w:sdt>
        <w:sdtPr>
          <w:id w:val="1895923933"/>
          <w:tag w:val="goog_rdk_191"/>
        </w:sdtPr>
        <w:sdtContent>
          <w:commentRangeStart w:id="20"/>
        </w:sdtContent>
      </w:sdt>
      <w:r w:rsidDel="00000000" w:rsidR="00000000" w:rsidRPr="00000000">
        <w:rPr>
          <w:rFonts w:ascii="Times New Roman" w:cs="Times New Roman" w:eastAsia="Times New Roman" w:hAnsi="Times New Roman"/>
          <w:b w:val="1"/>
          <w:bCs w:val="1"/>
          <w:sz w:val="28"/>
          <w:szCs w:val="28"/>
        </w:rPr>
        <w:drawing>
          <wp:inline distB="0" distT="0" distL="0" distR="0">
            <wp:extent cx="5400040" cy="1419960"/>
            <wp:effectExtent b="0" l="0" r="0" t="0"/>
            <wp:docPr descr="A map of the united states&#10;&#10;Description automatically generated" id="2141279391" name="image69.jpg"/>
            <a:graphic>
              <a:graphicData uri="http://schemas.openxmlformats.org/drawingml/2006/picture">
                <pic:pic>
                  <pic:nvPicPr>
                    <pic:cNvPr descr="A map of the united states&#10;&#10;Description automatically generated" id="0" name="image69.jpg"/>
                    <pic:cNvPicPr preferRelativeResize="0"/>
                  </pic:nvPicPr>
                  <pic:blipFill>
                    <a:blip r:embed="rId23"/>
                    <a:srcRect b="11408" l="0" r="0" t="16852"/>
                    <a:stretch>
                      <a:fillRect/>
                    </a:stretch>
                  </pic:blipFill>
                  <pic:spPr>
                    <a:xfrm>
                      <a:off x="0" y="0"/>
                      <a:ext cx="5400040" cy="1419960"/>
                    </a:xfrm>
                    <a:prstGeom prst="rect"/>
                    <a:ln/>
                  </pic:spPr>
                </pic:pic>
              </a:graphicData>
            </a:graphic>
          </wp:inline>
        </w:drawing>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65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82780"/>
            <wp:effectExtent b="0" l="0" r="0" t="0"/>
            <wp:docPr descr="A map of the united states&#10;&#10;Description automatically generated" id="2141279394" name="image72.jpg"/>
            <a:graphic>
              <a:graphicData uri="http://schemas.openxmlformats.org/drawingml/2006/picture">
                <pic:pic>
                  <pic:nvPicPr>
                    <pic:cNvPr descr="A map of the united states&#10;&#10;Description automatically generated" id="0" name="image72.jpg"/>
                    <pic:cNvPicPr preferRelativeResize="0"/>
                  </pic:nvPicPr>
                  <pic:blipFill>
                    <a:blip r:embed="rId24"/>
                    <a:srcRect b="12474" l="0" r="0" t="27768"/>
                    <a:stretch>
                      <a:fillRect/>
                    </a:stretch>
                  </pic:blipFill>
                  <pic:spPr>
                    <a:xfrm>
                      <a:off x="0" y="0"/>
                      <a:ext cx="5400040" cy="118278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5356"/>
            <wp:effectExtent b="0" l="0" r="0" t="0"/>
            <wp:docPr descr="A map of the united states&#10;&#10;Description automatically generated" id="2141279393" name="image71.jpg"/>
            <a:graphic>
              <a:graphicData uri="http://schemas.openxmlformats.org/drawingml/2006/picture">
                <pic:pic>
                  <pic:nvPicPr>
                    <pic:cNvPr descr="A map of the united states&#10;&#10;Description automatically generated" id="0" name="image71.jpg"/>
                    <pic:cNvPicPr preferRelativeResize="0"/>
                  </pic:nvPicPr>
                  <pic:blipFill>
                    <a:blip r:embed="rId25"/>
                    <a:srcRect b="11926" l="0" r="0" t="27175"/>
                    <a:stretch>
                      <a:fillRect/>
                    </a:stretch>
                  </pic:blipFill>
                  <pic:spPr>
                    <a:xfrm>
                      <a:off x="0" y="0"/>
                      <a:ext cx="5400040" cy="1205356"/>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16118"/>
            <wp:effectExtent b="0" l="0" r="0" t="0"/>
            <wp:docPr descr="A map of the united states&#10;&#10;Description automatically generated" id="2141279397" name="image73.jpg"/>
            <a:graphic>
              <a:graphicData uri="http://schemas.openxmlformats.org/drawingml/2006/picture">
                <pic:pic>
                  <pic:nvPicPr>
                    <pic:cNvPr descr="A map of the united states&#10;&#10;Description automatically generated" id="0" name="image73.jpg"/>
                    <pic:cNvPicPr preferRelativeResize="0"/>
                  </pic:nvPicPr>
                  <pic:blipFill>
                    <a:blip r:embed="rId26"/>
                    <a:srcRect b="11382" l="0" r="0" t="27175"/>
                    <a:stretch>
                      <a:fillRect/>
                    </a:stretch>
                  </pic:blipFill>
                  <pic:spPr>
                    <a:xfrm>
                      <a:off x="0" y="0"/>
                      <a:ext cx="5400040" cy="1216118"/>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1874"/>
            <wp:effectExtent b="0" l="0" r="0" t="0"/>
            <wp:docPr descr="A map of the united states&#10;&#10;Description automatically generated" id="2141279396" name="image76.jpg"/>
            <a:graphic>
              <a:graphicData uri="http://schemas.openxmlformats.org/drawingml/2006/picture">
                <pic:pic>
                  <pic:nvPicPr>
                    <pic:cNvPr descr="A map of the united states&#10;&#10;Description automatically generated" id="0" name="image76.jpg"/>
                    <pic:cNvPicPr preferRelativeResize="0"/>
                  </pic:nvPicPr>
                  <pic:blipFill>
                    <a:blip r:embed="rId27"/>
                    <a:srcRect b="12344" l="0" r="0" t="27439"/>
                    <a:stretch>
                      <a:fillRect/>
                    </a:stretch>
                  </pic:blipFill>
                  <pic:spPr>
                    <a:xfrm>
                      <a:off x="0" y="0"/>
                      <a:ext cx="5400040" cy="1191874"/>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2671"/>
            <wp:effectExtent b="0" l="0" r="0" t="0"/>
            <wp:docPr descr="A map of the united states&#10;&#10;Description automatically generated" id="2141279400" name="image77.jpg"/>
            <a:graphic>
              <a:graphicData uri="http://schemas.openxmlformats.org/drawingml/2006/picture">
                <pic:pic>
                  <pic:nvPicPr>
                    <pic:cNvPr descr="A map of the united states&#10;&#10;Description automatically generated" id="0" name="image77.jpg"/>
                    <pic:cNvPicPr preferRelativeResize="0"/>
                  </pic:nvPicPr>
                  <pic:blipFill>
                    <a:blip r:embed="rId28"/>
                    <a:srcRect b="12358" l="0" r="0" t="26879"/>
                    <a:stretch>
                      <a:fillRect/>
                    </a:stretch>
                  </pic:blipFill>
                  <pic:spPr>
                    <a:xfrm>
                      <a:off x="0" y="0"/>
                      <a:ext cx="5400040" cy="1202671"/>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413287"/>
            <wp:effectExtent b="0" l="0" r="0" t="0"/>
            <wp:docPr descr="A map of the united states&#10;&#10;Description automatically generated" id="2141279398" name="image79.jpg"/>
            <a:graphic>
              <a:graphicData uri="http://schemas.openxmlformats.org/drawingml/2006/picture">
                <pic:pic>
                  <pic:nvPicPr>
                    <pic:cNvPr descr="A map of the united states&#10;&#10;Description automatically generated" id="0" name="image79.jpg"/>
                    <pic:cNvPicPr preferRelativeResize="0"/>
                  </pic:nvPicPr>
                  <pic:blipFill>
                    <a:blip r:embed="rId29"/>
                    <a:srcRect b="12638" l="0" r="0" t="15959"/>
                    <a:stretch>
                      <a:fillRect/>
                    </a:stretch>
                  </pic:blipFill>
                  <pic:spPr>
                    <a:xfrm>
                      <a:off x="0" y="0"/>
                      <a:ext cx="5400040" cy="1413287"/>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1491"/>
            <wp:effectExtent b="0" l="0" r="0" t="0"/>
            <wp:docPr descr="A map of the united states&#10;&#10;Description automatically generated" id="2141279399" name="image80.jpg"/>
            <a:graphic>
              <a:graphicData uri="http://schemas.openxmlformats.org/drawingml/2006/picture">
                <pic:pic>
                  <pic:nvPicPr>
                    <pic:cNvPr descr="A map of the united states&#10;&#10;Description automatically generated" id="0" name="image80.jpg"/>
                    <pic:cNvPicPr preferRelativeResize="0"/>
                  </pic:nvPicPr>
                  <pic:blipFill>
                    <a:blip r:embed="rId30"/>
                    <a:srcRect b="12083" l="0" r="0" t="27720"/>
                    <a:stretch>
                      <a:fillRect/>
                    </a:stretch>
                  </pic:blipFill>
                  <pic:spPr>
                    <a:xfrm>
                      <a:off x="0" y="0"/>
                      <a:ext cx="5400040" cy="1191491"/>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85949"/>
            <wp:effectExtent b="0" l="0" r="0" t="0"/>
            <wp:docPr descr="A map of the united states&#10;&#10;Description automatically generated" id="2141279401" name="image82.jpg"/>
            <a:graphic>
              <a:graphicData uri="http://schemas.openxmlformats.org/drawingml/2006/picture">
                <pic:pic>
                  <pic:nvPicPr>
                    <pic:cNvPr descr="A map of the united states&#10;&#10;Description automatically generated" id="0" name="image82.jpg"/>
                    <pic:cNvPicPr preferRelativeResize="0"/>
                  </pic:nvPicPr>
                  <pic:blipFill>
                    <a:blip r:embed="rId31"/>
                    <a:srcRect b="12363" l="0" r="0" t="27720"/>
                    <a:stretch>
                      <a:fillRect/>
                    </a:stretch>
                  </pic:blipFill>
                  <pic:spPr>
                    <a:xfrm>
                      <a:off x="0" y="0"/>
                      <a:ext cx="5400040" cy="1185949"/>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85949"/>
            <wp:effectExtent b="0" l="0" r="0" t="0"/>
            <wp:docPr descr="A map of the united states&#10;&#10;Description automatically generated" id="2141279402" name="image83.jpg"/>
            <a:graphic>
              <a:graphicData uri="http://schemas.openxmlformats.org/drawingml/2006/picture">
                <pic:pic>
                  <pic:nvPicPr>
                    <pic:cNvPr descr="A map of the united states&#10;&#10;Description automatically generated" id="0" name="image83.jpg"/>
                    <pic:cNvPicPr preferRelativeResize="0"/>
                  </pic:nvPicPr>
                  <pic:blipFill>
                    <a:blip r:embed="rId32"/>
                    <a:srcRect b="12363" l="0" r="0" t="27720"/>
                    <a:stretch>
                      <a:fillRect/>
                    </a:stretch>
                  </pic:blipFill>
                  <pic:spPr>
                    <a:xfrm>
                      <a:off x="0" y="0"/>
                      <a:ext cx="5400040" cy="1185949"/>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8213"/>
            <wp:effectExtent b="0" l="0" r="0" t="0"/>
            <wp:docPr descr="A map of the united states&#10;&#10;Description automatically generated" id="2141279403" name="image78.jpg"/>
            <a:graphic>
              <a:graphicData uri="http://schemas.openxmlformats.org/drawingml/2006/picture">
                <pic:pic>
                  <pic:nvPicPr>
                    <pic:cNvPr descr="A map of the united states&#10;&#10;Description automatically generated" id="0" name="image78.jpg"/>
                    <pic:cNvPicPr preferRelativeResize="0"/>
                  </pic:nvPicPr>
                  <pic:blipFill>
                    <a:blip r:embed="rId33"/>
                    <a:srcRect b="12078" l="0" r="0" t="26880"/>
                    <a:stretch>
                      <a:fillRect/>
                    </a:stretch>
                  </pic:blipFill>
                  <pic:spPr>
                    <a:xfrm>
                      <a:off x="0" y="0"/>
                      <a:ext cx="5400040" cy="1208213"/>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13901"/>
            <wp:effectExtent b="0" l="0" r="0" t="0"/>
            <wp:docPr descr="A map of the united states&#10;&#10;Description automatically generated" id="2141279404" name="image74.jpg"/>
            <a:graphic>
              <a:graphicData uri="http://schemas.openxmlformats.org/drawingml/2006/picture">
                <pic:pic>
                  <pic:nvPicPr>
                    <pic:cNvPr descr="A map of the united states&#10;&#10;Description automatically generated" id="0" name="image74.jpg"/>
                    <pic:cNvPicPr preferRelativeResize="0"/>
                  </pic:nvPicPr>
                  <pic:blipFill>
                    <a:blip r:embed="rId34"/>
                    <a:srcRect b="11510" l="0" r="0" t="27159"/>
                    <a:stretch>
                      <a:fillRect/>
                    </a:stretch>
                  </pic:blipFill>
                  <pic:spPr>
                    <a:xfrm>
                      <a:off x="0" y="0"/>
                      <a:ext cx="5400040" cy="1213901"/>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1490"/>
            <wp:effectExtent b="0" l="0" r="0" t="0"/>
            <wp:docPr descr="A map of the united states&#10;&#10;Description automatically generated" id="2141279405" name="image81.jpg"/>
            <a:graphic>
              <a:graphicData uri="http://schemas.openxmlformats.org/drawingml/2006/picture">
                <pic:pic>
                  <pic:nvPicPr>
                    <pic:cNvPr descr="A map of the united states&#10;&#10;Description automatically generated" id="0" name="image81.jpg"/>
                    <pic:cNvPicPr preferRelativeResize="0"/>
                  </pic:nvPicPr>
                  <pic:blipFill>
                    <a:blip r:embed="rId35"/>
                    <a:srcRect b="12083" l="0" r="0" t="27720"/>
                    <a:stretch>
                      <a:fillRect/>
                    </a:stretch>
                  </pic:blipFill>
                  <pic:spPr>
                    <a:xfrm>
                      <a:off x="0" y="0"/>
                      <a:ext cx="5400040" cy="119149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413213"/>
            <wp:effectExtent b="0" l="0" r="0" t="0"/>
            <wp:docPr descr="A map of the united states&#10;&#10;Description automatically generated" id="2141279406" name="image84.jpg"/>
            <a:graphic>
              <a:graphicData uri="http://schemas.openxmlformats.org/drawingml/2006/picture">
                <pic:pic>
                  <pic:nvPicPr>
                    <pic:cNvPr descr="A map of the united states&#10;&#10;Description automatically generated" id="0" name="image84.jpg"/>
                    <pic:cNvPicPr preferRelativeResize="0"/>
                  </pic:nvPicPr>
                  <pic:blipFill>
                    <a:blip r:embed="rId36"/>
                    <a:srcRect b="12081" l="0" r="0" t="16519"/>
                    <a:stretch>
                      <a:fillRect/>
                    </a:stretch>
                  </pic:blipFill>
                  <pic:spPr>
                    <a:xfrm>
                      <a:off x="0" y="0"/>
                      <a:ext cx="5400040" cy="1413213"/>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8358"/>
            <wp:effectExtent b="0" l="0" r="0" t="0"/>
            <wp:docPr descr="A map of the united states&#10;&#10;Description automatically generated" id="2141279408" name="image86.jpg"/>
            <a:graphic>
              <a:graphicData uri="http://schemas.openxmlformats.org/drawingml/2006/picture">
                <pic:pic>
                  <pic:nvPicPr>
                    <pic:cNvPr descr="A map of the united states&#10;&#10;Description automatically generated" id="0" name="image86.jpg"/>
                    <pic:cNvPicPr preferRelativeResize="0"/>
                  </pic:nvPicPr>
                  <pic:blipFill>
                    <a:blip r:embed="rId37"/>
                    <a:srcRect b="11791" l="0" r="0" t="27159"/>
                    <a:stretch>
                      <a:fillRect/>
                    </a:stretch>
                  </pic:blipFill>
                  <pic:spPr>
                    <a:xfrm>
                      <a:off x="0" y="0"/>
                      <a:ext cx="5400040" cy="1208358"/>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7033"/>
            <wp:effectExtent b="0" l="0" r="0" t="0"/>
            <wp:docPr descr="A map of the united states&#10;&#10;Description automatically generated" id="2141279409" name="image85.jpg"/>
            <a:graphic>
              <a:graphicData uri="http://schemas.openxmlformats.org/drawingml/2006/picture">
                <pic:pic>
                  <pic:nvPicPr>
                    <pic:cNvPr descr="A map of the united states&#10;&#10;Description automatically generated" id="0" name="image85.jpg"/>
                    <pic:cNvPicPr preferRelativeResize="0"/>
                  </pic:nvPicPr>
                  <pic:blipFill>
                    <a:blip r:embed="rId38"/>
                    <a:srcRect b="11803" l="0" r="0" t="27719"/>
                    <a:stretch>
                      <a:fillRect/>
                    </a:stretch>
                  </pic:blipFill>
                  <pic:spPr>
                    <a:xfrm>
                      <a:off x="0" y="0"/>
                      <a:ext cx="5400040" cy="1197033"/>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1874"/>
            <wp:effectExtent b="0" l="0" r="0" t="0"/>
            <wp:docPr descr="A map of the united states&#10;&#10;Description automatically generated" id="2141279380" name="image63.jpg"/>
            <a:graphic>
              <a:graphicData uri="http://schemas.openxmlformats.org/drawingml/2006/picture">
                <pic:pic>
                  <pic:nvPicPr>
                    <pic:cNvPr descr="A map of the united states&#10;&#10;Description automatically generated" id="0" name="image63.jpg"/>
                    <pic:cNvPicPr preferRelativeResize="0"/>
                  </pic:nvPicPr>
                  <pic:blipFill>
                    <a:blip r:embed="rId39"/>
                    <a:srcRect b="12344" l="0" r="0" t="27439"/>
                    <a:stretch>
                      <a:fillRect/>
                    </a:stretch>
                  </pic:blipFill>
                  <pic:spPr>
                    <a:xfrm>
                      <a:off x="0" y="0"/>
                      <a:ext cx="5400040" cy="1191874"/>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7417"/>
            <wp:effectExtent b="0" l="0" r="0" t="0"/>
            <wp:docPr descr="A map of the united states&#10;&#10;Description automatically generated" id="2141279381" name="image56.jpg"/>
            <a:graphic>
              <a:graphicData uri="http://schemas.openxmlformats.org/drawingml/2006/picture">
                <pic:pic>
                  <pic:nvPicPr>
                    <pic:cNvPr descr="A map of the united states&#10;&#10;Description automatically generated" id="0" name="image56.jpg"/>
                    <pic:cNvPicPr preferRelativeResize="0"/>
                  </pic:nvPicPr>
                  <pic:blipFill>
                    <a:blip r:embed="rId40"/>
                    <a:srcRect b="12063" l="0" r="0" t="27440"/>
                    <a:stretch>
                      <a:fillRect/>
                    </a:stretch>
                  </pic:blipFill>
                  <pic:spPr>
                    <a:xfrm>
                      <a:off x="0" y="0"/>
                      <a:ext cx="5400040" cy="1197417"/>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75152"/>
            <wp:effectExtent b="0" l="0" r="0" t="0"/>
            <wp:docPr descr="A map of the united states&#10;&#10;Description automatically generated" id="2141279382" name="image64.jpg"/>
            <a:graphic>
              <a:graphicData uri="http://schemas.openxmlformats.org/drawingml/2006/picture">
                <pic:pic>
                  <pic:nvPicPr>
                    <pic:cNvPr descr="A map of the united states&#10;&#10;Description automatically generated" id="0" name="image64.jpg"/>
                    <pic:cNvPicPr preferRelativeResize="0"/>
                  </pic:nvPicPr>
                  <pic:blipFill>
                    <a:blip r:embed="rId41"/>
                    <a:srcRect b="12348" l="0" r="0" t="28280"/>
                    <a:stretch>
                      <a:fillRect/>
                    </a:stretch>
                  </pic:blipFill>
                  <pic:spPr>
                    <a:xfrm>
                      <a:off x="0" y="0"/>
                      <a:ext cx="5400040" cy="1175152"/>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85949"/>
            <wp:effectExtent b="0" l="0" r="0" t="0"/>
            <wp:docPr descr="A map of the united states&#10;&#10;Description automatically generated" id="2141279383" name="image61.jpg"/>
            <a:graphic>
              <a:graphicData uri="http://schemas.openxmlformats.org/drawingml/2006/picture">
                <pic:pic>
                  <pic:nvPicPr>
                    <pic:cNvPr descr="A map of the united states&#10;&#10;Description automatically generated" id="0" name="image61.jpg"/>
                    <pic:cNvPicPr preferRelativeResize="0"/>
                  </pic:nvPicPr>
                  <pic:blipFill>
                    <a:blip r:embed="rId42"/>
                    <a:srcRect b="12363" l="0" r="0" t="27720"/>
                    <a:stretch>
                      <a:fillRect/>
                    </a:stretch>
                  </pic:blipFill>
                  <pic:spPr>
                    <a:xfrm>
                      <a:off x="0" y="0"/>
                      <a:ext cx="5400040" cy="1185949"/>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408063"/>
            <wp:effectExtent b="0" l="0" r="0" t="0"/>
            <wp:docPr descr="A map of the united states&#10;&#10;Description automatically generated" id="2141279384" name="image88.jpg"/>
            <a:graphic>
              <a:graphicData uri="http://schemas.openxmlformats.org/drawingml/2006/picture">
                <pic:pic>
                  <pic:nvPicPr>
                    <pic:cNvPr descr="A map of the united states&#10;&#10;Description automatically generated" id="0" name="image88.jpg"/>
                    <pic:cNvPicPr preferRelativeResize="0"/>
                  </pic:nvPicPr>
                  <pic:blipFill>
                    <a:blip r:embed="rId43"/>
                    <a:srcRect b="12621" l="0" r="0" t="16239"/>
                    <a:stretch>
                      <a:fillRect/>
                    </a:stretch>
                  </pic:blipFill>
                  <pic:spPr>
                    <a:xfrm>
                      <a:off x="0" y="0"/>
                      <a:ext cx="5400040" cy="1408063"/>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7595"/>
            <wp:effectExtent b="0" l="0" r="0" t="0"/>
            <wp:docPr descr="A map of the united states&#10;&#10;Description automatically generated" id="2141279386" name="image60.jpg"/>
            <a:graphic>
              <a:graphicData uri="http://schemas.openxmlformats.org/drawingml/2006/picture">
                <pic:pic>
                  <pic:nvPicPr>
                    <pic:cNvPr descr="A map of the united states&#10;&#10;Description automatically generated" id="0" name="image60.jpg"/>
                    <pic:cNvPicPr preferRelativeResize="0"/>
                  </pic:nvPicPr>
                  <pic:blipFill>
                    <a:blip r:embed="rId44"/>
                    <a:srcRect b="11948" l="0" r="0" t="27546"/>
                    <a:stretch>
                      <a:fillRect/>
                    </a:stretch>
                  </pic:blipFill>
                  <pic:spPr>
                    <a:xfrm>
                      <a:off x="0" y="0"/>
                      <a:ext cx="5400040" cy="119759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400040" cy="1193920"/>
            <wp:effectExtent b="0" l="0" r="0" t="0"/>
            <wp:docPr descr="A map of the united states&#10;&#10;Description automatically generated" id="2141279387" name="image65.jpg"/>
            <a:graphic>
              <a:graphicData uri="http://schemas.openxmlformats.org/drawingml/2006/picture">
                <pic:pic>
                  <pic:nvPicPr>
                    <pic:cNvPr descr="A map of the united states&#10;&#10;Description automatically generated" id="0" name="image65.jpg"/>
                    <pic:cNvPicPr preferRelativeResize="0"/>
                  </pic:nvPicPr>
                  <pic:blipFill>
                    <a:blip r:embed="rId45"/>
                    <a:srcRect b="12495" l="0" r="0" t="27184"/>
                    <a:stretch>
                      <a:fillRect/>
                    </a:stretch>
                  </pic:blipFill>
                  <pic:spPr>
                    <a:xfrm>
                      <a:off x="0" y="0"/>
                      <a:ext cx="5400040" cy="119392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5187"/>
            <wp:effectExtent b="0" l="0" r="0" t="0"/>
            <wp:docPr descr="A map of the united states&#10;&#10;Description automatically generated" id="2141279388" name="image66.jpg"/>
            <a:graphic>
              <a:graphicData uri="http://schemas.openxmlformats.org/drawingml/2006/picture">
                <pic:pic>
                  <pic:nvPicPr>
                    <pic:cNvPr descr="A map of the united states&#10;&#10;Description automatically generated" id="0" name="image66.jpg"/>
                    <pic:cNvPicPr preferRelativeResize="0"/>
                  </pic:nvPicPr>
                  <pic:blipFill>
                    <a:blip r:embed="rId46"/>
                    <a:srcRect b="11930" l="0" r="0" t="27180"/>
                    <a:stretch>
                      <a:fillRect/>
                    </a:stretch>
                  </pic:blipFill>
                  <pic:spPr>
                    <a:xfrm>
                      <a:off x="0" y="0"/>
                      <a:ext cx="5400040" cy="1205187"/>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94421"/>
            <wp:effectExtent b="0" l="0" r="0" t="0"/>
            <wp:docPr descr="A map of the united states&#10;&#10;Description automatically generated" id="2141279389" name="image67.jpg"/>
            <a:graphic>
              <a:graphicData uri="http://schemas.openxmlformats.org/drawingml/2006/picture">
                <pic:pic>
                  <pic:nvPicPr>
                    <pic:cNvPr descr="A map of the united states&#10;&#10;Description automatically generated" id="0" name="image67.jpg"/>
                    <pic:cNvPicPr preferRelativeResize="0"/>
                  </pic:nvPicPr>
                  <pic:blipFill>
                    <a:blip r:embed="rId47"/>
                    <a:srcRect b="12474" l="0" r="0" t="27180"/>
                    <a:stretch>
                      <a:fillRect/>
                    </a:stretch>
                  </pic:blipFill>
                  <pic:spPr>
                    <a:xfrm>
                      <a:off x="0" y="0"/>
                      <a:ext cx="5400040" cy="1194421"/>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05161"/>
            <wp:effectExtent b="0" l="0" r="0" t="0"/>
            <wp:docPr descr="A map of the united states&#10;&#10;Description automatically generated" id="2141279390" name="image68.jpg"/>
            <a:graphic>
              <a:graphicData uri="http://schemas.openxmlformats.org/drawingml/2006/picture">
                <pic:pic>
                  <pic:nvPicPr>
                    <pic:cNvPr descr="A map of the united states&#10;&#10;Description automatically generated" id="0" name="image68.jpg"/>
                    <pic:cNvPicPr preferRelativeResize="0"/>
                  </pic:nvPicPr>
                  <pic:blipFill>
                    <a:blip r:embed="rId48"/>
                    <a:srcRect b="11933" l="0" r="0" t="27179"/>
                    <a:stretch>
                      <a:fillRect/>
                    </a:stretch>
                  </pic:blipFill>
                  <pic:spPr>
                    <a:xfrm>
                      <a:off x="0" y="0"/>
                      <a:ext cx="5400040" cy="1205161"/>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16119"/>
            <wp:effectExtent b="0" l="0" r="0" t="0"/>
            <wp:docPr descr="A map of the united states&#10;&#10;Description automatically generated" id="2141279334" name="image10.jpg"/>
            <a:graphic>
              <a:graphicData uri="http://schemas.openxmlformats.org/drawingml/2006/picture">
                <pic:pic>
                  <pic:nvPicPr>
                    <pic:cNvPr descr="A map of the united states&#10;&#10;Description automatically generated" id="0" name="image10.jpg"/>
                    <pic:cNvPicPr preferRelativeResize="0"/>
                  </pic:nvPicPr>
                  <pic:blipFill>
                    <a:blip r:embed="rId49"/>
                    <a:srcRect b="11382" l="0" r="0" t="27175"/>
                    <a:stretch>
                      <a:fillRect/>
                    </a:stretch>
                  </pic:blipFill>
                  <pic:spPr>
                    <a:xfrm>
                      <a:off x="0" y="0"/>
                      <a:ext cx="5400040" cy="1216119"/>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409308"/>
            <wp:effectExtent b="0" l="0" r="0" t="0"/>
            <wp:docPr descr="A map of the united states&#10;&#10;Description automatically generated" id="2141279335" name="image5.jpg"/>
            <a:graphic>
              <a:graphicData uri="http://schemas.openxmlformats.org/drawingml/2006/picture">
                <pic:pic>
                  <pic:nvPicPr>
                    <pic:cNvPr descr="A map of the united states&#10;&#10;Description automatically generated" id="0" name="image5.jpg"/>
                    <pic:cNvPicPr preferRelativeResize="0"/>
                  </pic:nvPicPr>
                  <pic:blipFill>
                    <a:blip r:embed="rId50"/>
                    <a:srcRect b="12251" l="0" r="0" t="16547"/>
                    <a:stretch>
                      <a:fillRect/>
                    </a:stretch>
                  </pic:blipFill>
                  <pic:spPr>
                    <a:xfrm>
                      <a:off x="0" y="0"/>
                      <a:ext cx="5400040" cy="1409308"/>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79445"/>
            <wp:effectExtent b="0" l="0" r="0" t="0"/>
            <wp:docPr descr="A map of the united states&#10;&#10;Description automatically generated" id="2141279336" name="image23.jpg"/>
            <a:graphic>
              <a:graphicData uri="http://schemas.openxmlformats.org/drawingml/2006/picture">
                <pic:pic>
                  <pic:nvPicPr>
                    <pic:cNvPr descr="A map of the united states&#10;&#10;Description automatically generated" id="0" name="image23.jpg"/>
                    <pic:cNvPicPr preferRelativeResize="0"/>
                  </pic:nvPicPr>
                  <pic:blipFill>
                    <a:blip r:embed="rId51"/>
                    <a:srcRect b="12320" l="0" r="0" t="28090"/>
                    <a:stretch>
                      <a:fillRect/>
                    </a:stretch>
                  </pic:blipFill>
                  <pic:spPr>
                    <a:xfrm>
                      <a:off x="0" y="0"/>
                      <a:ext cx="5400040" cy="1179445"/>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75152"/>
            <wp:effectExtent b="0" l="0" r="0" t="0"/>
            <wp:docPr descr="A map of the united states&#10;&#10;Description automatically generated" id="2141279337" name="image17.jpg"/>
            <a:graphic>
              <a:graphicData uri="http://schemas.openxmlformats.org/drawingml/2006/picture">
                <pic:pic>
                  <pic:nvPicPr>
                    <pic:cNvPr descr="A map of the united states&#10;&#10;Description automatically generated" id="0" name="image17.jpg"/>
                    <pic:cNvPicPr preferRelativeResize="0"/>
                  </pic:nvPicPr>
                  <pic:blipFill>
                    <a:blip r:embed="rId52"/>
                    <a:srcRect b="12348" l="0" r="0" t="28280"/>
                    <a:stretch>
                      <a:fillRect/>
                    </a:stretch>
                  </pic:blipFill>
                  <pic:spPr>
                    <a:xfrm>
                      <a:off x="0" y="0"/>
                      <a:ext cx="5400040" cy="1175152"/>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184866"/>
            <wp:effectExtent b="0" l="0" r="0" t="0"/>
            <wp:docPr descr="A map of the united states&#10;&#10;Description automatically generated" id="2141279338" name="image12.jpg"/>
            <a:graphic>
              <a:graphicData uri="http://schemas.openxmlformats.org/drawingml/2006/picture">
                <pic:pic>
                  <pic:nvPicPr>
                    <pic:cNvPr descr="A map of the united states&#10;&#10;Description automatically generated" id="0" name="image12.jpg"/>
                    <pic:cNvPicPr preferRelativeResize="0"/>
                  </pic:nvPicPr>
                  <pic:blipFill>
                    <a:blip r:embed="rId53"/>
                    <a:srcRect b="12478" l="0" r="0" t="27658"/>
                    <a:stretch>
                      <a:fillRect/>
                    </a:stretch>
                  </pic:blipFill>
                  <pic:spPr>
                    <a:xfrm>
                      <a:off x="0" y="0"/>
                      <a:ext cx="5400040" cy="1184866"/>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400040" cy="1170945"/>
            <wp:effectExtent b="0" l="0" r="0" t="0"/>
            <wp:docPr descr="Gráfico de dispersão&#10;&#10;Descrição gerada automaticamente" id="2141279341" name="image9.jpg"/>
            <a:graphic>
              <a:graphicData uri="http://schemas.openxmlformats.org/drawingml/2006/picture">
                <pic:pic>
                  <pic:nvPicPr>
                    <pic:cNvPr descr="Gráfico de dispersão&#10;&#10;Descrição gerada automaticamente" id="0" name="image9.jpg"/>
                    <pic:cNvPicPr preferRelativeResize="0"/>
                  </pic:nvPicPr>
                  <pic:blipFill>
                    <a:blip r:embed="rId54"/>
                    <a:srcRect b="12561" l="0" r="0" t="28279"/>
                    <a:stretch>
                      <a:fillRect/>
                    </a:stretch>
                  </pic:blipFill>
                  <pic:spPr>
                    <a:xfrm>
                      <a:off x="0" y="0"/>
                      <a:ext cx="5400040" cy="1170945"/>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5400040" cy="1180407"/>
            <wp:effectExtent b="0" l="0" r="0" t="0"/>
            <wp:docPr descr="A map of the united states&#10;&#10;Description automatically generated" id="2141279342" name="image19.jpg"/>
            <a:graphic>
              <a:graphicData uri="http://schemas.openxmlformats.org/drawingml/2006/picture">
                <pic:pic>
                  <pic:nvPicPr>
                    <pic:cNvPr descr="A map of the united states&#10;&#10;Description automatically generated" id="0" name="image19.jpg"/>
                    <pic:cNvPicPr preferRelativeResize="0"/>
                  </pic:nvPicPr>
                  <pic:blipFill>
                    <a:blip r:embed="rId55"/>
                    <a:srcRect b="12643" l="0" r="0" t="27719"/>
                    <a:stretch>
                      <a:fillRect/>
                    </a:stretch>
                  </pic:blipFill>
                  <pic:spPr>
                    <a:xfrm>
                      <a:off x="0" y="0"/>
                      <a:ext cx="5400040" cy="1180407"/>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400040" cy="1186597"/>
            <wp:effectExtent b="0" l="0" r="0" t="0"/>
            <wp:docPr descr="Gráfico de dispersão&#10;&#10;Descrição gerada automaticamente" id="2141279343" name="image28.jpg"/>
            <a:graphic>
              <a:graphicData uri="http://schemas.openxmlformats.org/drawingml/2006/picture">
                <pic:pic>
                  <pic:nvPicPr>
                    <pic:cNvPr descr="Gráfico de dispersão&#10;&#10;Descrição gerada automaticamente" id="0" name="image28.jpg"/>
                    <pic:cNvPicPr preferRelativeResize="0"/>
                  </pic:nvPicPr>
                  <pic:blipFill>
                    <a:blip r:embed="rId56"/>
                    <a:srcRect b="12363" l="0" r="0" t="27687"/>
                    <a:stretch>
                      <a:fillRect/>
                    </a:stretch>
                  </pic:blipFill>
                  <pic:spPr>
                    <a:xfrm>
                      <a:off x="0" y="0"/>
                      <a:ext cx="5400040" cy="1186597"/>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Pr>
        <w:drawing>
          <wp:inline distB="0" distT="0" distL="0" distR="0">
            <wp:extent cx="5400040" cy="1219444"/>
            <wp:effectExtent b="0" l="0" r="0" t="0"/>
            <wp:docPr descr="Gráfico de dispersão&#10;&#10;Descrição gerada automaticamente" id="2141279344" name="image26.jpg"/>
            <a:graphic>
              <a:graphicData uri="http://schemas.openxmlformats.org/drawingml/2006/picture">
                <pic:pic>
                  <pic:nvPicPr>
                    <pic:cNvPr descr="Gráfico de dispersão&#10;&#10;Descrição gerada automaticamente" id="0" name="image26.jpg"/>
                    <pic:cNvPicPr preferRelativeResize="0"/>
                  </pic:nvPicPr>
                  <pic:blipFill>
                    <a:blip r:embed="rId57"/>
                    <a:srcRect b="11231" l="0" r="0" t="27159"/>
                    <a:stretch>
                      <a:fillRect/>
                    </a:stretch>
                  </pic:blipFill>
                  <pic:spPr>
                    <a:xfrm>
                      <a:off x="0" y="0"/>
                      <a:ext cx="5400040" cy="1219444"/>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Fig-S3</w:t>
      </w:r>
      <w:r w:rsidDel="00000000" w:rsidR="00000000" w:rsidRPr="00000000">
        <w:rPr>
          <w:rFonts w:ascii="Arial" w:cs="Arial" w:eastAsia="Arial" w:hAnsi="Arial"/>
          <w:sz w:val="24"/>
          <w:szCs w:val="24"/>
          <w:rtl w:val="0"/>
        </w:rPr>
        <w:t xml:space="preserve"> -Maps of 34 samples with RR clusters classified in the prospective spatio-temporal analysis of </w:t>
      </w:r>
      <w:sdt>
        <w:sdtPr>
          <w:id w:val="-1346947271"/>
          <w:tag w:val="goog_rdk_192"/>
        </w:sdtPr>
        <w:sdtContent>
          <w:ins w:author="Raquel Gardini Sanches Palasio" w:id="50" w:date="2026-09-02T20:36:44Z">
            <w:r w:rsidDel="00000000" w:rsidR="00000000" w:rsidRPr="00000000">
              <w:rPr>
                <w:rFonts w:ascii="Arial" w:cs="Arial" w:eastAsia="Arial" w:hAnsi="Arial"/>
                <w:sz w:val="24"/>
                <w:szCs w:val="24"/>
                <w:rtl w:val="0"/>
              </w:rPr>
              <w:t xml:space="preserve">c</w:t>
            </w:r>
          </w:ins>
          <w:sdt>
            <w:sdtPr>
              <w:id w:val="-2136647501"/>
              <w:tag w:val="goog_rdk_193"/>
            </w:sdtPr>
            <w:sdtContent>
              <w:ins w:author="Raquel Gardini Sanches Palasio" w:id="50" w:date="2026-09-02T20:36:44Z">
                <w:r w:rsidDel="00000000" w:rsidR="00000000" w:rsidRPr="00000000">
                  <w:rPr>
                    <w:rFonts w:ascii="Arial" w:cs="Arial" w:eastAsia="Arial" w:hAnsi="Arial"/>
                    <w:sz w:val="24"/>
                    <w:szCs w:val="24"/>
                    <w:rtl w:val="0"/>
                    <w:rPrChange w:author="Raquel Gardini Sanches Palasio" w:id="51" w:date="2026-09-02T20:36:44Z">
                      <w:rPr>
                        <w:rFonts w:ascii="Arial" w:cs="Arial" w:eastAsia="Arial" w:hAnsi="Arial"/>
                        <w:sz w:val="24"/>
                        <w:szCs w:val="24"/>
                      </w:rPr>
                    </w:rPrChange>
                  </w:rPr>
                  <w:t xml:space="preserve">onsolidated data, s</w:t>
                </w:r>
              </w:ins>
            </w:sdtContent>
          </w:sdt>
          <w:ins w:author="Raquel Gardini Sanches Palasio" w:id="50" w:date="2026-09-02T20:36:44Z">
            <w:sdt>
              <w:sdtPr>
                <w:id w:val="-196723748"/>
                <w:tag w:val="goog_rdk_194"/>
              </w:sdtPr>
              <w:sdtContent>
                <w:r w:rsidDel="00000000" w:rsidR="00000000" w:rsidRPr="00000000">
                  <w:rPr>
                    <w:rFonts w:ascii="Arial" w:cs="Arial" w:eastAsia="Arial" w:hAnsi="Arial"/>
                    <w:sz w:val="24"/>
                    <w:szCs w:val="24"/>
                    <w:highlight w:val="yellow"/>
                    <w:rtl w:val="0"/>
                    <w:rPrChange w:author="Raquel Gardini Sanches Palasio" w:id="51" w:date="2026-09-02T20:36:44Z">
                      <w:rPr>
                        <w:rFonts w:ascii="Arial" w:cs="Arial" w:eastAsia="Arial" w:hAnsi="Arial"/>
                        <w:sz w:val="24"/>
                        <w:szCs w:val="24"/>
                      </w:rPr>
                    </w:rPrChange>
                  </w:rPr>
                  <w:t xml:space="preserve">tandard Median (Std Median)</w:t>
                </w:r>
              </w:sdtContent>
            </w:sdt>
            <w:sdt>
              <w:sdtPr>
                <w:id w:val="890963275"/>
                <w:tag w:val="goog_rdk_195"/>
              </w:sdtPr>
              <w:sdtContent>
                <w:r w:rsidDel="00000000" w:rsidR="00000000" w:rsidRPr="00000000">
                  <w:rPr>
                    <w:rFonts w:ascii="Arial" w:cs="Arial" w:eastAsia="Arial" w:hAnsi="Arial"/>
                    <w:sz w:val="24"/>
                    <w:szCs w:val="24"/>
                    <w:rtl w:val="0"/>
                    <w:rPrChange w:author="Raquel Gardini Sanches Palasio" w:id="51" w:date="2026-09-02T20:36:44Z">
                      <w:rPr>
                        <w:rFonts w:ascii="Arial" w:cs="Arial" w:eastAsia="Arial" w:hAnsi="Arial"/>
                        <w:sz w:val="24"/>
                        <w:szCs w:val="24"/>
                      </w:rPr>
                    </w:rPrChange>
                  </w:rPr>
                  <w:t xml:space="preserve">, </w:t>
                </w:r>
              </w:sdtContent>
            </w:sdt>
            <w:sdt>
              <w:sdtPr>
                <w:id w:val="437871824"/>
                <w:tag w:val="goog_rdk_196"/>
              </w:sdtPr>
              <w:sdtContent>
                <w:r w:rsidDel="00000000" w:rsidR="00000000" w:rsidRPr="00000000">
                  <w:rPr>
                    <w:rFonts w:ascii="Arial" w:cs="Arial" w:eastAsia="Arial" w:hAnsi="Arial"/>
                    <w:sz w:val="24"/>
                    <w:szCs w:val="24"/>
                    <w:highlight w:val="yellow"/>
                    <w:rtl w:val="0"/>
                    <w:rPrChange w:author="Raquel Gardini Sanches Palasio" w:id="51" w:date="2026-09-02T20:36:44Z">
                      <w:rPr>
                        <w:rFonts w:ascii="Arial" w:cs="Arial" w:eastAsia="Arial" w:hAnsi="Arial"/>
                        <w:sz w:val="24"/>
                        <w:szCs w:val="24"/>
                      </w:rPr>
                    </w:rPrChange>
                  </w:rPr>
                  <w:t xml:space="preserve">moving-average median (MA Median)</w:t>
                </w:r>
              </w:sdtContent>
            </w:sdt>
            <w:sdt>
              <w:sdtPr>
                <w:id w:val="828106978"/>
                <w:tag w:val="goog_rdk_197"/>
              </w:sdtPr>
              <w:sdtContent>
                <w:r w:rsidDel="00000000" w:rsidR="00000000" w:rsidRPr="00000000">
                  <w:rPr>
                    <w:rFonts w:ascii="Arial" w:cs="Arial" w:eastAsia="Arial" w:hAnsi="Arial"/>
                    <w:sz w:val="24"/>
                    <w:szCs w:val="24"/>
                    <w:rtl w:val="0"/>
                    <w:rPrChange w:author="Raquel Gardini Sanches Palasio" w:id="51" w:date="2026-09-02T20:36:44Z">
                      <w:rPr>
                        <w:rFonts w:ascii="Arial" w:cs="Arial" w:eastAsia="Arial" w:hAnsi="Arial"/>
                        <w:sz w:val="24"/>
                        <w:szCs w:val="24"/>
                      </w:rPr>
                    </w:rPrChange>
                  </w:rPr>
                  <w:t xml:space="preserve">, and naive baseline </w:t>
                </w:r>
              </w:sdtContent>
            </w:sdt>
          </w:ins>
        </w:sdtContent>
      </w:sdt>
      <w:sdt>
        <w:sdtPr>
          <w:id w:val="2018139182"/>
          <w:tag w:val="goog_rdk_198"/>
        </w:sdtPr>
        <w:sdtContent>
          <w:del w:author="Raquel Gardini Sanches Palasio" w:id="50" w:date="2026-09-02T20:36:44Z">
            <w:r w:rsidDel="00000000" w:rsidR="00000000" w:rsidRPr="00000000">
              <w:rPr>
                <w:rFonts w:ascii="Arial" w:cs="Arial" w:eastAsia="Arial" w:hAnsi="Arial"/>
                <w:sz w:val="24"/>
                <w:szCs w:val="24"/>
                <w:rtl w:val="0"/>
              </w:rPr>
              <w:delText xml:space="preserve">c</w:delText>
            </w:r>
          </w:del>
        </w:sdtContent>
      </w:sdt>
      <w:sdt>
        <w:sdtPr>
          <w:id w:val="-1848493660"/>
          <w:tag w:val="goog_rdk_199"/>
        </w:sdtPr>
        <w:sdtContent>
          <w:del w:author="Raquel Gardini Sanches Palasio" w:id="52" w:date="2026-09-02T20:37:06Z">
            <w:r w:rsidDel="00000000" w:rsidR="00000000" w:rsidRPr="00000000">
              <w:rPr>
                <w:rFonts w:ascii="Arial" w:cs="Arial" w:eastAsia="Arial" w:hAnsi="Arial"/>
                <w:sz w:val="24"/>
                <w:szCs w:val="24"/>
                <w:rtl w:val="0"/>
              </w:rPr>
              <w:delText xml:space="preserve">onsolidated cases, median, moving median, and observed cases </w:delText>
            </w:r>
          </w:del>
        </w:sdtContent>
      </w:sdt>
      <w:r w:rsidDel="00000000" w:rsidR="00000000" w:rsidRPr="00000000">
        <w:rPr>
          <w:rFonts w:ascii="Arial" w:cs="Arial" w:eastAsia="Arial" w:hAnsi="Arial"/>
          <w:sz w:val="24"/>
          <w:szCs w:val="24"/>
          <w:rtl w:val="0"/>
        </w:rPr>
        <w:t xml:space="preserve">in São Paulo, 2022–2023. </w:t>
      </w:r>
    </w:p>
    <w:p w:rsidR="00000000" w:rsidDel="00000000" w:rsidP="00000000" w:rsidRDefault="00000000" w:rsidRPr="00000000" w14:paraId="0000067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19832" cy="1242990"/>
            <wp:effectExtent b="0" l="0" r="0" t="0"/>
            <wp:docPr descr="Diagrama, Mapa&#10;&#10;Descrição gerada automaticamente" id="2141279345" name="image24.jpg"/>
            <a:graphic>
              <a:graphicData uri="http://schemas.openxmlformats.org/drawingml/2006/picture">
                <pic:pic>
                  <pic:nvPicPr>
                    <pic:cNvPr descr="Diagrama, Mapa&#10;&#10;Descrição gerada automaticamente" id="0" name="image24.jpg"/>
                    <pic:cNvPicPr preferRelativeResize="0"/>
                  </pic:nvPicPr>
                  <pic:blipFill>
                    <a:blip r:embed="rId58"/>
                    <a:srcRect b="4992" l="0" r="0" t="8690"/>
                    <a:stretch>
                      <a:fillRect/>
                    </a:stretch>
                  </pic:blipFill>
                  <pic:spPr>
                    <a:xfrm>
                      <a:off x="0" y="0"/>
                      <a:ext cx="2619832" cy="124299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9832" cy="1239080"/>
            <wp:effectExtent b="0" l="0" r="0" t="0"/>
            <wp:docPr descr="Diagrama&#10;&#10;Descrição gerada automaticamente com confiança baixa" id="2141279322" name="image1.jpg"/>
            <a:graphic>
              <a:graphicData uri="http://schemas.openxmlformats.org/drawingml/2006/picture">
                <pic:pic>
                  <pic:nvPicPr>
                    <pic:cNvPr descr="Diagrama&#10;&#10;Descrição gerada automaticamente com confiança baixa" id="0" name="image1.jpg"/>
                    <pic:cNvPicPr preferRelativeResize="0"/>
                  </pic:nvPicPr>
                  <pic:blipFill>
                    <a:blip r:embed="rId59"/>
                    <a:srcRect b="4992" l="0" r="0" t="8962"/>
                    <a:stretch>
                      <a:fillRect/>
                    </a:stretch>
                  </pic:blipFill>
                  <pic:spPr>
                    <a:xfrm>
                      <a:off x="0" y="0"/>
                      <a:ext cx="2619832" cy="123908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9832" cy="1063336"/>
            <wp:effectExtent b="0" l="0" r="0" t="0"/>
            <wp:docPr descr="Mapa&#10;&#10;Descrição gerada automaticamente com confiança média" id="2141279323" name="image16.jpg"/>
            <a:graphic>
              <a:graphicData uri="http://schemas.openxmlformats.org/drawingml/2006/picture">
                <pic:pic>
                  <pic:nvPicPr>
                    <pic:cNvPr descr="Mapa&#10;&#10;Descrição gerada automaticamente com confiança média" id="0" name="image16.jpg"/>
                    <pic:cNvPicPr preferRelativeResize="0"/>
                  </pic:nvPicPr>
                  <pic:blipFill>
                    <a:blip r:embed="rId60"/>
                    <a:srcRect b="4984" l="0" r="0" t="21173"/>
                    <a:stretch>
                      <a:fillRect/>
                    </a:stretch>
                  </pic:blipFill>
                  <pic:spPr>
                    <a:xfrm>
                      <a:off x="0" y="0"/>
                      <a:ext cx="2619832" cy="1063336"/>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444"/>
            <wp:effectExtent b="0" l="0" r="0" t="0"/>
            <wp:docPr descr="Diagrama&#10;&#10;Descrição gerada automaticamente" id="2141279324" name="image3.jpg"/>
            <a:graphic>
              <a:graphicData uri="http://schemas.openxmlformats.org/drawingml/2006/picture">
                <pic:pic>
                  <pic:nvPicPr>
                    <pic:cNvPr descr="Diagrama&#10;&#10;Descrição gerada automaticamente" id="0" name="image3.jpg"/>
                    <pic:cNvPicPr preferRelativeResize="0"/>
                  </pic:nvPicPr>
                  <pic:blipFill>
                    <a:blip r:embed="rId61"/>
                    <a:srcRect b="5255" l="0" r="0" t="21173"/>
                    <a:stretch>
                      <a:fillRect/>
                    </a:stretch>
                  </pic:blipFill>
                  <pic:spPr>
                    <a:xfrm>
                      <a:off x="0" y="0"/>
                      <a:ext cx="2618605" cy="1059444"/>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71172"/>
            <wp:effectExtent b="0" l="0" r="0" t="0"/>
            <wp:docPr descr="Diagrama&#10;&#10;Descrição gerada automaticamente" id="2141279325" name="image11.jpg"/>
            <a:graphic>
              <a:graphicData uri="http://schemas.openxmlformats.org/drawingml/2006/picture">
                <pic:pic>
                  <pic:nvPicPr>
                    <pic:cNvPr descr="Diagrama&#10;&#10;Descrição gerada automaticamente" id="0" name="image11.jpg"/>
                    <pic:cNvPicPr preferRelativeResize="0"/>
                  </pic:nvPicPr>
                  <pic:blipFill>
                    <a:blip r:embed="rId62"/>
                    <a:srcRect b="4711" l="0" r="0" t="20902"/>
                    <a:stretch>
                      <a:fillRect/>
                    </a:stretch>
                  </pic:blipFill>
                  <pic:spPr>
                    <a:xfrm>
                      <a:off x="0" y="0"/>
                      <a:ext cx="2618605" cy="107117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823"/>
            <wp:effectExtent b="0" l="0" r="0" t="0"/>
            <wp:docPr descr="Diagrama, Mapa&#10;&#10;Descrição gerada automaticamente com confiança média" id="2141279326" name="image2.jpg"/>
            <a:graphic>
              <a:graphicData uri="http://schemas.openxmlformats.org/drawingml/2006/picture">
                <pic:pic>
                  <pic:nvPicPr>
                    <pic:cNvPr descr="Diagrama, Mapa&#10;&#10;Descrição gerada automaticamente com confiança média" id="0" name="image2.jpg"/>
                    <pic:cNvPicPr preferRelativeResize="0"/>
                  </pic:nvPicPr>
                  <pic:blipFill>
                    <a:blip r:embed="rId63"/>
                    <a:srcRect b="4956" l="0" r="0" t="21445"/>
                    <a:stretch>
                      <a:fillRect/>
                    </a:stretch>
                  </pic:blipFill>
                  <pic:spPr>
                    <a:xfrm>
                      <a:off x="0" y="0"/>
                      <a:ext cx="2618605" cy="105982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500"/>
            <wp:effectExtent b="0" l="0" r="0" t="0"/>
            <wp:docPr descr="Diagrama&#10;&#10;Descrição gerada automaticamente" id="2141279327" name="image13.jpg"/>
            <a:graphic>
              <a:graphicData uri="http://schemas.openxmlformats.org/drawingml/2006/picture">
                <pic:pic>
                  <pic:nvPicPr>
                    <pic:cNvPr descr="Diagrama&#10;&#10;Descrição gerada automaticamente" id="0" name="image13.jpg"/>
                    <pic:cNvPicPr preferRelativeResize="0"/>
                  </pic:nvPicPr>
                  <pic:blipFill>
                    <a:blip r:embed="rId64"/>
                    <a:srcRect b="5793" l="0" r="0" t="20631"/>
                    <a:stretch>
                      <a:fillRect/>
                    </a:stretch>
                  </pic:blipFill>
                  <pic:spPr>
                    <a:xfrm>
                      <a:off x="0" y="0"/>
                      <a:ext cx="2618605" cy="10595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823"/>
            <wp:effectExtent b="0" l="0" r="0" t="0"/>
            <wp:docPr descr="Diagrama, Desenho técnico&#10;&#10;Descrição gerada automaticamente" id="2141279328" name="image4.jpg"/>
            <a:graphic>
              <a:graphicData uri="http://schemas.openxmlformats.org/drawingml/2006/picture">
                <pic:pic>
                  <pic:nvPicPr>
                    <pic:cNvPr descr="Diagrama, Desenho técnico&#10;&#10;Descrição gerada automaticamente" id="0" name="image4.jpg"/>
                    <pic:cNvPicPr preferRelativeResize="0"/>
                  </pic:nvPicPr>
                  <pic:blipFill>
                    <a:blip r:embed="rId65"/>
                    <a:srcRect b="4956" l="0" r="0" t="21445"/>
                    <a:stretch>
                      <a:fillRect/>
                    </a:stretch>
                  </pic:blipFill>
                  <pic:spPr>
                    <a:xfrm>
                      <a:off x="0" y="0"/>
                      <a:ext cx="2618605" cy="105982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71229"/>
            <wp:effectExtent b="0" l="0" r="0" t="0"/>
            <wp:docPr descr="Mapa&#10;&#10;Descrição gerada automaticamente" id="2141279329" name="image7.jpg"/>
            <a:graphic>
              <a:graphicData uri="http://schemas.openxmlformats.org/drawingml/2006/picture">
                <pic:pic>
                  <pic:nvPicPr>
                    <pic:cNvPr descr="Mapa&#10;&#10;Descrição gerada automaticamente" id="0" name="image7.jpg"/>
                    <pic:cNvPicPr preferRelativeResize="0"/>
                  </pic:nvPicPr>
                  <pic:blipFill>
                    <a:blip r:embed="rId66"/>
                    <a:srcRect b="4978" l="0" r="0" t="20631"/>
                    <a:stretch>
                      <a:fillRect/>
                    </a:stretch>
                  </pic:blipFill>
                  <pic:spPr>
                    <a:xfrm>
                      <a:off x="0" y="0"/>
                      <a:ext cx="2618605" cy="1071229"/>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7263"/>
            <wp:effectExtent b="0" l="0" r="0" t="0"/>
            <wp:docPr descr="Mapa&#10;&#10;Descrição gerada automaticamente" id="2141279330" name="image14.jpg"/>
            <a:graphic>
              <a:graphicData uri="http://schemas.openxmlformats.org/drawingml/2006/picture">
                <pic:pic>
                  <pic:nvPicPr>
                    <pic:cNvPr descr="Mapa&#10;&#10;Descrição gerada automaticamente" id="0" name="image14.jpg"/>
                    <pic:cNvPicPr preferRelativeResize="0"/>
                  </pic:nvPicPr>
                  <pic:blipFill>
                    <a:blip r:embed="rId67"/>
                    <a:srcRect b="4982" l="0" r="0" t="20902"/>
                    <a:stretch>
                      <a:fillRect/>
                    </a:stretch>
                  </pic:blipFill>
                  <pic:spPr>
                    <a:xfrm>
                      <a:off x="0" y="0"/>
                      <a:ext cx="2618605" cy="106726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3"/>
            <wp:effectExtent b="0" l="0" r="0" t="0"/>
            <wp:docPr descr="Diagrama&#10;&#10;Descrição gerada automaticamente" id="2141279331" name="image8.jpg"/>
            <a:graphic>
              <a:graphicData uri="http://schemas.openxmlformats.org/drawingml/2006/picture">
                <pic:pic>
                  <pic:nvPicPr>
                    <pic:cNvPr descr="Diagrama&#10;&#10;Descrição gerada automaticamente" id="0" name="image8.jpg"/>
                    <pic:cNvPicPr preferRelativeResize="0"/>
                  </pic:nvPicPr>
                  <pic:blipFill>
                    <a:blip r:embed="rId68"/>
                    <a:srcRect b="5253" l="0" r="0" t="20902"/>
                    <a:stretch>
                      <a:fillRect/>
                    </a:stretch>
                  </pic:blipFill>
                  <pic:spPr>
                    <a:xfrm>
                      <a:off x="0" y="0"/>
                      <a:ext cx="2618605" cy="106335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822"/>
            <wp:effectExtent b="0" l="0" r="0" t="0"/>
            <wp:docPr descr="Mapa&#10;&#10;Descrição gerada automaticamente" id="2141279359" name="image36.jpg"/>
            <a:graphic>
              <a:graphicData uri="http://schemas.openxmlformats.org/drawingml/2006/picture">
                <pic:pic>
                  <pic:nvPicPr>
                    <pic:cNvPr descr="Mapa&#10;&#10;Descrição gerada automaticamente" id="0" name="image36.jpg"/>
                    <pic:cNvPicPr preferRelativeResize="0"/>
                  </pic:nvPicPr>
                  <pic:blipFill>
                    <a:blip r:embed="rId69"/>
                    <a:srcRect b="4956" l="0" r="0" t="21445"/>
                    <a:stretch>
                      <a:fillRect/>
                    </a:stretch>
                  </pic:blipFill>
                  <pic:spPr>
                    <a:xfrm>
                      <a:off x="0" y="0"/>
                      <a:ext cx="2618605" cy="105982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239275"/>
            <wp:effectExtent b="0" l="0" r="0" t="0"/>
            <wp:docPr descr="Mapa&#10;&#10;Descrição gerada automaticamente" id="2141279360" name="image40.jpg"/>
            <a:graphic>
              <a:graphicData uri="http://schemas.openxmlformats.org/drawingml/2006/picture">
                <pic:pic>
                  <pic:nvPicPr>
                    <pic:cNvPr descr="Mapa&#10;&#10;Descrição gerada automaticamente" id="0" name="image40.jpg"/>
                    <pic:cNvPicPr preferRelativeResize="0"/>
                  </pic:nvPicPr>
                  <pic:blipFill>
                    <a:blip r:embed="rId70"/>
                    <a:srcRect b="5252" l="0" r="0" t="8686"/>
                    <a:stretch>
                      <a:fillRect/>
                    </a:stretch>
                  </pic:blipFill>
                  <pic:spPr>
                    <a:xfrm>
                      <a:off x="0" y="0"/>
                      <a:ext cx="2618605" cy="1239275"/>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231682"/>
            <wp:effectExtent b="0" l="0" r="0" t="0"/>
            <wp:docPr descr="Diagrama&#10;&#10;Descrição gerada automaticamente" id="2141279361" name="image43.jpg"/>
            <a:graphic>
              <a:graphicData uri="http://schemas.openxmlformats.org/drawingml/2006/picture">
                <pic:pic>
                  <pic:nvPicPr>
                    <pic:cNvPr descr="Diagrama&#10;&#10;Descrição gerada automaticamente" id="0" name="image43.jpg"/>
                    <pic:cNvPicPr preferRelativeResize="0"/>
                  </pic:nvPicPr>
                  <pic:blipFill>
                    <a:blip r:embed="rId71"/>
                    <a:srcRect b="4966" l="0" r="0" t="9501"/>
                    <a:stretch>
                      <a:fillRect/>
                    </a:stretch>
                  </pic:blipFill>
                  <pic:spPr>
                    <a:xfrm>
                      <a:off x="0" y="0"/>
                      <a:ext cx="2618605" cy="123168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5535"/>
            <wp:effectExtent b="0" l="0" r="0" t="0"/>
            <wp:docPr descr="Diagrama&#10;&#10;Descrição gerada automaticamente" id="2141279362" name="image39.jpg"/>
            <a:graphic>
              <a:graphicData uri="http://schemas.openxmlformats.org/drawingml/2006/picture">
                <pic:pic>
                  <pic:nvPicPr>
                    <pic:cNvPr descr="Diagrama&#10;&#10;Descrição gerada automaticamente" id="0" name="image39.jpg"/>
                    <pic:cNvPicPr preferRelativeResize="0"/>
                  </pic:nvPicPr>
                  <pic:blipFill>
                    <a:blip r:embed="rId72"/>
                    <a:srcRect b="5526" l="0" r="0" t="21173"/>
                    <a:stretch>
                      <a:fillRect/>
                    </a:stretch>
                  </pic:blipFill>
                  <pic:spPr>
                    <a:xfrm>
                      <a:off x="0" y="0"/>
                      <a:ext cx="2618605" cy="1055535"/>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443"/>
            <wp:effectExtent b="0" l="0" r="0" t="0"/>
            <wp:docPr descr="Mapa&#10;&#10;Descrição gerada automaticamente" id="2141279363" name="image42.jpg"/>
            <a:graphic>
              <a:graphicData uri="http://schemas.openxmlformats.org/drawingml/2006/picture">
                <pic:pic>
                  <pic:nvPicPr>
                    <pic:cNvPr descr="Mapa&#10;&#10;Descrição gerada automaticamente" id="0" name="image42.jpg"/>
                    <pic:cNvPicPr preferRelativeResize="0"/>
                  </pic:nvPicPr>
                  <pic:blipFill>
                    <a:blip r:embed="rId73"/>
                    <a:srcRect b="5255" l="0" r="0" t="21173"/>
                    <a:stretch>
                      <a:fillRect/>
                    </a:stretch>
                  </pic:blipFill>
                  <pic:spPr>
                    <a:xfrm>
                      <a:off x="0" y="0"/>
                      <a:ext cx="2618605" cy="105944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3"/>
            <wp:effectExtent b="0" l="0" r="0" t="0"/>
            <wp:docPr descr="Mapa&#10;&#10;Descrição gerada automaticamente" id="2141279364" name="image41.jpg"/>
            <a:graphic>
              <a:graphicData uri="http://schemas.openxmlformats.org/drawingml/2006/picture">
                <pic:pic>
                  <pic:nvPicPr>
                    <pic:cNvPr descr="Mapa&#10;&#10;Descrição gerada automaticamente" id="0" name="image41.jpg"/>
                    <pic:cNvPicPr preferRelativeResize="0"/>
                  </pic:nvPicPr>
                  <pic:blipFill>
                    <a:blip r:embed="rId74"/>
                    <a:srcRect b="4983" l="0" r="0" t="21173"/>
                    <a:stretch>
                      <a:fillRect/>
                    </a:stretch>
                  </pic:blipFill>
                  <pic:spPr>
                    <a:xfrm>
                      <a:off x="0" y="0"/>
                      <a:ext cx="2618605" cy="106335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823"/>
            <wp:effectExtent b="0" l="0" r="0" t="0"/>
            <wp:docPr descr="Mapa&#10;&#10;Descrição gerada automaticamente" id="2141279365" name="image44.jpg"/>
            <a:graphic>
              <a:graphicData uri="http://schemas.openxmlformats.org/drawingml/2006/picture">
                <pic:pic>
                  <pic:nvPicPr>
                    <pic:cNvPr descr="Mapa&#10;&#10;Descrição gerada automaticamente" id="0" name="image44.jpg"/>
                    <pic:cNvPicPr preferRelativeResize="0"/>
                  </pic:nvPicPr>
                  <pic:blipFill>
                    <a:blip r:embed="rId75"/>
                    <a:srcRect b="4956" l="0" r="0" t="21445"/>
                    <a:stretch>
                      <a:fillRect/>
                    </a:stretch>
                  </pic:blipFill>
                  <pic:spPr>
                    <a:xfrm>
                      <a:off x="0" y="0"/>
                      <a:ext cx="2618605" cy="105982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3"/>
            <wp:effectExtent b="0" l="0" r="0" t="0"/>
            <wp:docPr descr="Diagrama, Mapa&#10;&#10;Descrição gerada automaticamente com confiança média" id="2141279366" name="image48.jpg"/>
            <a:graphic>
              <a:graphicData uri="http://schemas.openxmlformats.org/drawingml/2006/picture">
                <pic:pic>
                  <pic:nvPicPr>
                    <pic:cNvPr descr="Diagrama, Mapa&#10;&#10;Descrição gerada automaticamente com confiança média" id="0" name="image48.jpg"/>
                    <pic:cNvPicPr preferRelativeResize="0"/>
                  </pic:nvPicPr>
                  <pic:blipFill>
                    <a:blip r:embed="rId76"/>
                    <a:srcRect b="4983" l="0" r="0" t="21173"/>
                    <a:stretch>
                      <a:fillRect/>
                    </a:stretch>
                  </pic:blipFill>
                  <pic:spPr>
                    <a:xfrm>
                      <a:off x="0" y="0"/>
                      <a:ext cx="2618605" cy="106335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443"/>
            <wp:effectExtent b="0" l="0" r="0" t="0"/>
            <wp:docPr descr="Mapa&#10;&#10;Descrição gerada automaticamente" id="2141279368" name="image52.jpg"/>
            <a:graphic>
              <a:graphicData uri="http://schemas.openxmlformats.org/drawingml/2006/picture">
                <pic:pic>
                  <pic:nvPicPr>
                    <pic:cNvPr descr="Mapa&#10;&#10;Descrição gerada automaticamente" id="0" name="image52.jpg"/>
                    <pic:cNvPicPr preferRelativeResize="0"/>
                  </pic:nvPicPr>
                  <pic:blipFill>
                    <a:blip r:embed="rId77"/>
                    <a:srcRect b="5255" l="0" r="0" t="21173"/>
                    <a:stretch>
                      <a:fillRect/>
                    </a:stretch>
                  </pic:blipFill>
                  <pic:spPr>
                    <a:xfrm>
                      <a:off x="0" y="0"/>
                      <a:ext cx="2618605" cy="105944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7263"/>
            <wp:effectExtent b="0" l="0" r="0" t="0"/>
            <wp:docPr descr="Mapa&#10;&#10;Descrição gerada automaticamente com confiança média" id="2141279369" name="image50.jpg"/>
            <a:graphic>
              <a:graphicData uri="http://schemas.openxmlformats.org/drawingml/2006/picture">
                <pic:pic>
                  <pic:nvPicPr>
                    <pic:cNvPr descr="Mapa&#10;&#10;Descrição gerada automaticamente com confiança média" id="0" name="image50.jpg"/>
                    <pic:cNvPicPr preferRelativeResize="0"/>
                  </pic:nvPicPr>
                  <pic:blipFill>
                    <a:blip r:embed="rId78"/>
                    <a:srcRect b="4982" l="0" r="0" t="20902"/>
                    <a:stretch>
                      <a:fillRect/>
                    </a:stretch>
                  </pic:blipFill>
                  <pic:spPr>
                    <a:xfrm>
                      <a:off x="0" y="0"/>
                      <a:ext cx="2618605" cy="106726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71171"/>
            <wp:effectExtent b="0" l="0" r="0" t="0"/>
            <wp:docPr descr="Uma imagem contendo Mapa&#10;&#10;Descrição gerada automaticamente" id="2141279358" name="image31.jpg"/>
            <a:graphic>
              <a:graphicData uri="http://schemas.openxmlformats.org/drawingml/2006/picture">
                <pic:pic>
                  <pic:nvPicPr>
                    <pic:cNvPr descr="Uma imagem contendo Mapa&#10;&#10;Descrição gerada automaticamente" id="0" name="image31.jpg"/>
                    <pic:cNvPicPr preferRelativeResize="0"/>
                  </pic:nvPicPr>
                  <pic:blipFill>
                    <a:blip r:embed="rId79"/>
                    <a:srcRect b="4711" l="0" r="0" t="20902"/>
                    <a:stretch>
                      <a:fillRect/>
                    </a:stretch>
                  </pic:blipFill>
                  <pic:spPr>
                    <a:xfrm>
                      <a:off x="0" y="0"/>
                      <a:ext cx="2618605" cy="1071171"/>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5912"/>
            <wp:effectExtent b="0" l="0" r="0" t="0"/>
            <wp:docPr descr="Mapa&#10;&#10;Descrição gerada automaticamente com confiança média" id="2141279348" name="image29.jpg"/>
            <a:graphic>
              <a:graphicData uri="http://schemas.openxmlformats.org/drawingml/2006/picture">
                <pic:pic>
                  <pic:nvPicPr>
                    <pic:cNvPr descr="Mapa&#10;&#10;Descrição gerada automaticamente com confiança média" id="0" name="image29.jpg"/>
                    <pic:cNvPicPr preferRelativeResize="0"/>
                  </pic:nvPicPr>
                  <pic:blipFill>
                    <a:blip r:embed="rId80"/>
                    <a:srcRect b="5228" l="0" r="0" t="21445"/>
                    <a:stretch>
                      <a:fillRect/>
                    </a:stretch>
                  </pic:blipFill>
                  <pic:spPr>
                    <a:xfrm>
                      <a:off x="0" y="0"/>
                      <a:ext cx="2618605" cy="105591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71172"/>
            <wp:effectExtent b="0" l="0" r="0" t="0"/>
            <wp:docPr descr="Diagrama, Desenho técnico&#10;&#10;Descrição gerada automaticamente" id="2141279349" name="image22.jpg"/>
            <a:graphic>
              <a:graphicData uri="http://schemas.openxmlformats.org/drawingml/2006/picture">
                <pic:pic>
                  <pic:nvPicPr>
                    <pic:cNvPr descr="Diagrama, Desenho técnico&#10;&#10;Descrição gerada automaticamente" id="0" name="image22.jpg"/>
                    <pic:cNvPicPr preferRelativeResize="0"/>
                  </pic:nvPicPr>
                  <pic:blipFill>
                    <a:blip r:embed="rId81"/>
                    <a:srcRect b="4711" l="0" r="0" t="20902"/>
                    <a:stretch>
                      <a:fillRect/>
                    </a:stretch>
                  </pic:blipFill>
                  <pic:spPr>
                    <a:xfrm>
                      <a:off x="0" y="0"/>
                      <a:ext cx="2618605" cy="107117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3"/>
            <wp:effectExtent b="0" l="0" r="0" t="0"/>
            <wp:docPr descr="Mapa&#10;&#10;Descrição gerada automaticamente" id="2141279350" name="image35.jpg"/>
            <a:graphic>
              <a:graphicData uri="http://schemas.openxmlformats.org/drawingml/2006/picture">
                <pic:pic>
                  <pic:nvPicPr>
                    <pic:cNvPr descr="Mapa&#10;&#10;Descrição gerada automaticamente" id="0" name="image35.jpg"/>
                    <pic:cNvPicPr preferRelativeResize="0"/>
                  </pic:nvPicPr>
                  <pic:blipFill>
                    <a:blip r:embed="rId82"/>
                    <a:srcRect b="4983" l="0" r="0" t="21173"/>
                    <a:stretch>
                      <a:fillRect/>
                    </a:stretch>
                  </pic:blipFill>
                  <pic:spPr>
                    <a:xfrm>
                      <a:off x="0" y="0"/>
                      <a:ext cx="2618605" cy="106335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733"/>
            <wp:effectExtent b="0" l="0" r="0" t="0"/>
            <wp:docPr descr="Mapa&#10;&#10;Descrição gerada automaticamente" id="2141279351" name="image32.jpg"/>
            <a:graphic>
              <a:graphicData uri="http://schemas.openxmlformats.org/drawingml/2006/picture">
                <pic:pic>
                  <pic:nvPicPr>
                    <pic:cNvPr descr="Mapa&#10;&#10;Descrição gerada automaticamente" id="0" name="image32.jpg"/>
                    <pic:cNvPicPr preferRelativeResize="0"/>
                  </pic:nvPicPr>
                  <pic:blipFill>
                    <a:blip r:embed="rId83"/>
                    <a:srcRect b="4684" l="0" r="0" t="21445"/>
                    <a:stretch>
                      <a:fillRect/>
                    </a:stretch>
                  </pic:blipFill>
                  <pic:spPr>
                    <a:xfrm>
                      <a:off x="0" y="0"/>
                      <a:ext cx="2618605" cy="106373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4"/>
            <wp:effectExtent b="0" l="0" r="0" t="0"/>
            <wp:docPr descr="Mapa&#10;&#10;Descrição gerada automaticamente com confiança média" id="2141279352" name="image38.jpg"/>
            <a:graphic>
              <a:graphicData uri="http://schemas.openxmlformats.org/drawingml/2006/picture">
                <pic:pic>
                  <pic:nvPicPr>
                    <pic:cNvPr descr="Mapa&#10;&#10;Descrição gerada automaticamente com confiança média" id="0" name="image38.jpg"/>
                    <pic:cNvPicPr preferRelativeResize="0"/>
                  </pic:nvPicPr>
                  <pic:blipFill>
                    <a:blip r:embed="rId84"/>
                    <a:srcRect b="4983" l="0" r="0" t="21173"/>
                    <a:stretch>
                      <a:fillRect/>
                    </a:stretch>
                  </pic:blipFill>
                  <pic:spPr>
                    <a:xfrm>
                      <a:off x="0" y="0"/>
                      <a:ext cx="2618605" cy="1063354"/>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823"/>
            <wp:effectExtent b="0" l="0" r="0" t="0"/>
            <wp:docPr descr="Diagrama, Mapa&#10;&#10;Descrição gerada automaticamente" id="2141279353" name="image27.jpg"/>
            <a:graphic>
              <a:graphicData uri="http://schemas.openxmlformats.org/drawingml/2006/picture">
                <pic:pic>
                  <pic:nvPicPr>
                    <pic:cNvPr descr="Diagrama, Mapa&#10;&#10;Descrição gerada automaticamente" id="0" name="image27.jpg"/>
                    <pic:cNvPicPr preferRelativeResize="0"/>
                  </pic:nvPicPr>
                  <pic:blipFill>
                    <a:blip r:embed="rId85"/>
                    <a:srcRect b="4956" l="0" r="0" t="21445"/>
                    <a:stretch>
                      <a:fillRect/>
                    </a:stretch>
                  </pic:blipFill>
                  <pic:spPr>
                    <a:xfrm>
                      <a:off x="0" y="0"/>
                      <a:ext cx="2618605" cy="105982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235592"/>
            <wp:effectExtent b="0" l="0" r="0" t="0"/>
            <wp:docPr descr="Mapa&#10;&#10;Descrição gerada automaticamente" id="2141279354" name="image33.jpg"/>
            <a:graphic>
              <a:graphicData uri="http://schemas.openxmlformats.org/drawingml/2006/picture">
                <pic:pic>
                  <pic:nvPicPr>
                    <pic:cNvPr descr="Mapa&#10;&#10;Descrição gerada automaticamente" id="0" name="image33.jpg"/>
                    <pic:cNvPicPr preferRelativeResize="0"/>
                  </pic:nvPicPr>
                  <pic:blipFill>
                    <a:blip r:embed="rId86"/>
                    <a:srcRect b="4694" l="0" r="0" t="9501"/>
                    <a:stretch>
                      <a:fillRect/>
                    </a:stretch>
                  </pic:blipFill>
                  <pic:spPr>
                    <a:xfrm>
                      <a:off x="0" y="0"/>
                      <a:ext cx="2618605" cy="123559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231772"/>
            <wp:effectExtent b="0" l="0" r="0" t="0"/>
            <wp:docPr descr="Mapa&#10;&#10;Descrição gerada automaticamente" id="2141279355" name="image30.jpg"/>
            <a:graphic>
              <a:graphicData uri="http://schemas.openxmlformats.org/drawingml/2006/picture">
                <pic:pic>
                  <pic:nvPicPr>
                    <pic:cNvPr descr="Mapa&#10;&#10;Descrição gerada automaticamente" id="0" name="image30.jpg"/>
                    <pic:cNvPicPr preferRelativeResize="0"/>
                  </pic:nvPicPr>
                  <pic:blipFill>
                    <a:blip r:embed="rId87"/>
                    <a:srcRect b="5232" l="0" r="0" t="9230"/>
                    <a:stretch>
                      <a:fillRect/>
                    </a:stretch>
                  </pic:blipFill>
                  <pic:spPr>
                    <a:xfrm>
                      <a:off x="0" y="0"/>
                      <a:ext cx="2618605" cy="1231772"/>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734"/>
            <wp:effectExtent b="0" l="0" r="0" t="0"/>
            <wp:docPr descr="Mapa&#10;&#10;Descrição gerada automaticamente" id="2141279356" name="image37.jpg"/>
            <a:graphic>
              <a:graphicData uri="http://schemas.openxmlformats.org/drawingml/2006/picture">
                <pic:pic>
                  <pic:nvPicPr>
                    <pic:cNvPr descr="Mapa&#10;&#10;Descrição gerada automaticamente" id="0" name="image37.jpg"/>
                    <pic:cNvPicPr preferRelativeResize="0"/>
                  </pic:nvPicPr>
                  <pic:blipFill>
                    <a:blip r:embed="rId88"/>
                    <a:srcRect b="4684" l="0" r="0" t="21445"/>
                    <a:stretch>
                      <a:fillRect/>
                    </a:stretch>
                  </pic:blipFill>
                  <pic:spPr>
                    <a:xfrm>
                      <a:off x="0" y="0"/>
                      <a:ext cx="2618605" cy="1063734"/>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7263"/>
            <wp:effectExtent b="0" l="0" r="0" t="0"/>
            <wp:docPr descr="Diagrama&#10;&#10;Descrição gerada automaticamente" id="2141279346" name="image25.jpg"/>
            <a:graphic>
              <a:graphicData uri="http://schemas.openxmlformats.org/drawingml/2006/picture">
                <pic:pic>
                  <pic:nvPicPr>
                    <pic:cNvPr descr="Diagrama&#10;&#10;Descrição gerada automaticamente" id="0" name="image25.jpg"/>
                    <pic:cNvPicPr preferRelativeResize="0"/>
                  </pic:nvPicPr>
                  <pic:blipFill>
                    <a:blip r:embed="rId89"/>
                    <a:srcRect b="4982" l="0" r="0" t="20902"/>
                    <a:stretch>
                      <a:fillRect/>
                    </a:stretch>
                  </pic:blipFill>
                  <pic:spPr>
                    <a:xfrm>
                      <a:off x="0" y="0"/>
                      <a:ext cx="2618605" cy="106726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63353"/>
            <wp:effectExtent b="0" l="0" r="0" t="0"/>
            <wp:docPr descr="Diagrama, Mapa&#10;&#10;Descrição gerada automaticamente" id="2141279347" name="image21.jpg"/>
            <a:graphic>
              <a:graphicData uri="http://schemas.openxmlformats.org/drawingml/2006/picture">
                <pic:pic>
                  <pic:nvPicPr>
                    <pic:cNvPr descr="Diagrama, Mapa&#10;&#10;Descrição gerada automaticamente" id="0" name="image21.jpg"/>
                    <pic:cNvPicPr preferRelativeResize="0"/>
                  </pic:nvPicPr>
                  <pic:blipFill>
                    <a:blip r:embed="rId90"/>
                    <a:srcRect b="4983" l="0" r="0" t="21173"/>
                    <a:stretch>
                      <a:fillRect/>
                    </a:stretch>
                  </pic:blipFill>
                  <pic:spPr>
                    <a:xfrm>
                      <a:off x="0" y="0"/>
                      <a:ext cx="2618605" cy="1063353"/>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0" distR="0">
            <wp:extent cx="2618605" cy="1059443"/>
            <wp:effectExtent b="0" l="0" r="0" t="0"/>
            <wp:docPr descr="Mapa&#10;&#10;Descrição gerada automaticamente" id="2141279374" name="image51.jpg"/>
            <a:graphic>
              <a:graphicData uri="http://schemas.openxmlformats.org/drawingml/2006/picture">
                <pic:pic>
                  <pic:nvPicPr>
                    <pic:cNvPr descr="Mapa&#10;&#10;Descrição gerada automaticamente" id="0" name="image51.jpg"/>
                    <pic:cNvPicPr preferRelativeResize="0"/>
                  </pic:nvPicPr>
                  <pic:blipFill>
                    <a:blip r:embed="rId91"/>
                    <a:srcRect b="5255" l="0" r="0" t="21173"/>
                    <a:stretch>
                      <a:fillRect/>
                    </a:stretch>
                  </pic:blipFill>
                  <pic:spPr>
                    <a:xfrm>
                      <a:off x="0" y="0"/>
                      <a:ext cx="2618605" cy="1059443"/>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after="0" w:line="240" w:lineRule="auto"/>
        <w:jc w:val="both"/>
        <w:rPr>
          <w:rFonts w:ascii="Times New Roman" w:cs="Times New Roman" w:eastAsia="Times New Roman" w:hAnsi="Times New Roman"/>
          <w:sz w:val="24"/>
          <w:szCs w:val="24"/>
        </w:rPr>
      </w:pPr>
      <w:sdt>
        <w:sdtPr>
          <w:id w:val="-1200899307"/>
          <w:tag w:val="goog_rdk_200"/>
        </w:sdtPr>
        <w:sdtContent>
          <w:commentRangeStart w:id="21"/>
        </w:sdtContent>
      </w:sdt>
      <w:r w:rsidDel="00000000" w:rsidR="00000000" w:rsidRPr="00000000">
        <w:rPr>
          <w:rFonts w:ascii="Arial" w:cs="Arial" w:eastAsia="Arial" w:hAnsi="Arial"/>
          <w:b w:val="1"/>
          <w:bCs w:val="1"/>
          <w:rtl w:val="0"/>
        </w:rPr>
        <w:t xml:space="preserve">Fig-S4</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sz w:val="24"/>
          <w:szCs w:val="24"/>
          <w:rtl w:val="0"/>
        </w:rPr>
        <w:t xml:space="preserve">Maps of 34 samples with RR clusters classified in the prospective spati</w:t>
      </w:r>
      <w:sdt>
        <w:sdtPr>
          <w:id w:val="1920564714"/>
          <w:tag w:val="goog_rdk_201"/>
        </w:sdtPr>
        <w:sdtContent>
          <w:ins w:author="Raquel Gardini Sanches Palasio" w:id="53" w:date="2026-08-12T19:00:57Z">
            <w:r w:rsidDel="00000000" w:rsidR="00000000" w:rsidRPr="00000000">
              <w:rPr>
                <w:rFonts w:ascii="Times New Roman" w:cs="Times New Roman" w:eastAsia="Times New Roman" w:hAnsi="Times New Roman"/>
                <w:sz w:val="24"/>
                <w:szCs w:val="24"/>
                <w:rtl w:val="0"/>
              </w:rPr>
              <w:t xml:space="preserve">o</w:t>
            </w:r>
          </w:ins>
          <w:sdt>
            <w:sdtPr>
              <w:id w:val="-199705228"/>
              <w:tag w:val="goog_rdk_202"/>
            </w:sdtPr>
            <w:sdtContent>
              <w:ins w:author="Raquel Gardini Sanches Palasio" w:id="53" w:date="2026-08-12T19:00:57Z">
                <w:r w:rsidDel="00000000" w:rsidR="00000000" w:rsidRPr="00000000">
                  <w:rPr>
                    <w:rFonts w:ascii="Arial" w:cs="Arial" w:eastAsia="Arial" w:hAnsi="Arial"/>
                    <w:rtl w:val="0"/>
                    <w:rPrChange w:author="Raquel Gardini Sanches Palasio" w:id="54" w:date="2026-08-12T19:00:57Z">
                      <w:rPr>
                        <w:rFonts w:ascii="Times New Roman" w:cs="Times New Roman" w:eastAsia="Times New Roman" w:hAnsi="Times New Roman"/>
                        <w:sz w:val="24"/>
                        <w:szCs w:val="24"/>
                      </w:rPr>
                    </w:rPrChange>
                  </w:rPr>
                  <w:t xml:space="preserve">-temporal</w:t>
                </w:r>
              </w:ins>
            </w:sdtContent>
          </w:sdt>
          <w:ins w:author="Raquel Gardini Sanches Palasio" w:id="53" w:date="2026-08-12T19:00:57Z"/>
        </w:sdtContent>
      </w:sdt>
      <w:sdt>
        <w:sdtPr>
          <w:id w:val="1027782147"/>
          <w:tag w:val="goog_rdk_203"/>
        </w:sdtPr>
        <w:sdtContent>
          <w:del w:author="Raquel Gardini Sanches Palasio" w:id="53" w:date="2026-08-12T19:00:57Z">
            <w:r w:rsidDel="00000000" w:rsidR="00000000" w:rsidRPr="00000000">
              <w:rPr>
                <w:rFonts w:ascii="Times New Roman" w:cs="Times New Roman" w:eastAsia="Times New Roman" w:hAnsi="Times New Roman"/>
                <w:sz w:val="24"/>
                <w:szCs w:val="24"/>
                <w:rtl w:val="0"/>
              </w:rPr>
              <w:delText xml:space="preserve">al</w:delText>
            </w:r>
          </w:del>
        </w:sdtContent>
      </w:sdt>
      <w:r w:rsidDel="00000000" w:rsidR="00000000" w:rsidRPr="00000000">
        <w:rPr>
          <w:rFonts w:ascii="Times New Roman" w:cs="Times New Roman" w:eastAsia="Times New Roman" w:hAnsi="Times New Roman"/>
          <w:sz w:val="24"/>
          <w:szCs w:val="24"/>
          <w:rtl w:val="0"/>
        </w:rPr>
        <w:t xml:space="preserve"> analysis of superior and moving superior in São Paulo, 2022–2023.</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6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spacing w:after="0" w:lin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Confusion matrix analysis </w:t>
      </w:r>
    </w:p>
    <w:p w:rsidR="00000000" w:rsidDel="00000000" w:rsidP="00000000" w:rsidRDefault="00000000" w:rsidRPr="00000000" w14:paraId="000006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analysis, the area unit corresponds to the CIR and the region to São Paulo State, Brazil. SaTScan was applied to the consolidated ground-truth data, the naive observations, and two Bayesian predictions (the standard median and the moving average of the median). Details in the main text.</w:t>
      </w:r>
    </w:p>
    <w:p w:rsidR="00000000" w:rsidDel="00000000" w:rsidP="00000000" w:rsidRDefault="00000000" w:rsidRPr="00000000" w14:paraId="000006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were aggregated by epidemiological week and method, yielding four potential prediction outcomes: </w:t>
      </w:r>
    </w:p>
    <w:p w:rsidR="00000000" w:rsidDel="00000000" w:rsidP="00000000" w:rsidRDefault="00000000" w:rsidRPr="00000000" w14:paraId="0000067F">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True Positive (TP): The method correctly identifies a significant RR&gt;1.</w:t>
      </w:r>
    </w:p>
    <w:p w:rsidR="00000000" w:rsidDel="00000000" w:rsidP="00000000" w:rsidRDefault="00000000" w:rsidRPr="00000000" w14:paraId="00000680">
      <w:pPr>
        <w:numPr>
          <w:ilvl w:val="0"/>
          <w:numId w:val="1"/>
        </w:numPr>
        <w:spacing w:after="0" w:line="240" w:lineRule="auto"/>
        <w:ind w:left="720" w:hanging="360"/>
        <w:jc w:val="both"/>
        <w:rPr>
          <w:rFonts w:ascii="Times New Roman" w:cs="Times New Roman" w:eastAsia="Times New Roman" w:hAnsi="Times New Roman"/>
          <w:sz w:val="24"/>
          <w:szCs w:val="24"/>
          <w:u w:val="none"/>
        </w:rPr>
      </w:pPr>
      <w:sdt>
        <w:sdtPr>
          <w:id w:val="1933545171"/>
          <w:tag w:val="goog_rdk_204"/>
        </w:sdtPr>
        <w:sdtContent>
          <w:r w:rsidDel="00000000" w:rsidR="00000000" w:rsidRPr="00000000">
            <w:rPr>
              <w:rFonts w:ascii="Gungsuh" w:cs="Gungsuh" w:eastAsia="Gungsuh" w:hAnsi="Gungsuh"/>
              <w:sz w:val="24"/>
              <w:szCs w:val="24"/>
              <w:rtl w:val="0"/>
            </w:rPr>
            <w:t xml:space="preserve">True Negative (TN): The method correctly identifies a significant RR≤1.</w:t>
          </w:r>
        </w:sdtContent>
      </w:sdt>
    </w:p>
    <w:p w:rsidR="00000000" w:rsidDel="00000000" w:rsidP="00000000" w:rsidRDefault="00000000" w:rsidRPr="00000000" w14:paraId="00000681">
      <w:pPr>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Positive (FP): The method incorrectly identifies an RR&gt;1.</w:t>
      </w:r>
    </w:p>
    <w:p w:rsidR="00000000" w:rsidDel="00000000" w:rsidP="00000000" w:rsidRDefault="00000000" w:rsidRPr="00000000" w14:paraId="00000682">
      <w:pPr>
        <w:numPr>
          <w:ilvl w:val="0"/>
          <w:numId w:val="1"/>
        </w:numPr>
        <w:spacing w:after="0" w:line="240" w:lineRule="auto"/>
        <w:ind w:left="720" w:hanging="360"/>
        <w:jc w:val="both"/>
        <w:rPr>
          <w:rFonts w:ascii="Times New Roman" w:cs="Times New Roman" w:eastAsia="Times New Roman" w:hAnsi="Times New Roman"/>
          <w:sz w:val="24"/>
          <w:szCs w:val="24"/>
          <w:u w:val="none"/>
        </w:rPr>
      </w:pPr>
      <w:sdt>
        <w:sdtPr>
          <w:id w:val="-954392698"/>
          <w:tag w:val="goog_rdk_205"/>
        </w:sdtPr>
        <w:sdtContent>
          <w:r w:rsidDel="00000000" w:rsidR="00000000" w:rsidRPr="00000000">
            <w:rPr>
              <w:rFonts w:ascii="Gungsuh" w:cs="Gungsuh" w:eastAsia="Gungsuh" w:hAnsi="Gungsuh"/>
              <w:sz w:val="24"/>
              <w:szCs w:val="24"/>
              <w:rtl w:val="0"/>
            </w:rPr>
            <w:t xml:space="preserve">False Negative (FN): The method incorrectly identifies an RR≤1.</w:t>
          </w:r>
        </w:sdtContent>
      </w:sdt>
    </w:p>
    <w:p w:rsidR="00000000" w:rsidDel="00000000" w:rsidP="00000000" w:rsidRDefault="00000000" w:rsidRPr="00000000" w14:paraId="0000068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predictive performance of each method, we calculated standard classification metrics based on the confusion matrix elements (TP, TN, FP, and FN). The classification analysis focuses on six metrics (table S3). </w:t>
      </w:r>
    </w:p>
    <w:p w:rsidR="00000000" w:rsidDel="00000000" w:rsidP="00000000" w:rsidRDefault="00000000" w:rsidRPr="00000000" w14:paraId="000006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w:t>
      </w:r>
      <w:r w:rsidDel="00000000" w:rsidR="00000000" w:rsidRPr="00000000">
        <w:rPr>
          <w:rFonts w:ascii="Times New Roman" w:cs="Times New Roman" w:eastAsia="Times New Roman" w:hAnsi="Times New Roman"/>
          <w:sz w:val="24"/>
          <w:szCs w:val="24"/>
          <w:rtl w:val="0"/>
        </w:rPr>
        <w:t xml:space="preserve">3. Confusion matrix metrics description.</w:t>
      </w:r>
      <w:r w:rsidDel="00000000" w:rsidR="00000000" w:rsidRPr="00000000">
        <w:rPr>
          <w:rtl w:val="0"/>
        </w:rPr>
      </w:r>
    </w:p>
    <w:tbl>
      <w:tblPr>
        <w:tblStyle w:val="Table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50"/>
        <w:gridCol w:w="2515.9072715143434"/>
        <w:gridCol w:w="2824.0927284856566"/>
        <w:tblGridChange w:id="0">
          <w:tblGrid>
            <w:gridCol w:w="1515"/>
            <w:gridCol w:w="1650"/>
            <w:gridCol w:w="2515.9072715143434"/>
            <w:gridCol w:w="2824.0927284856566"/>
          </w:tblGrid>
        </w:tblGridChange>
      </w:tblGrid>
      <w:tr>
        <w:trPr>
          <w:cantSplit w:val="0"/>
          <w:trHeight w:val="450" w:hRule="atLeast"/>
          <w:tblHeader w:val="0"/>
        </w:trPr>
        <w:tc>
          <w:tcPr>
            <w:tcBorders>
              <w:top w:color="666666" w:space="0" w:sz="9" w:val="single"/>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Metric</w:t>
            </w:r>
          </w:p>
        </w:tc>
        <w:tc>
          <w:tcPr>
            <w:tcBorders>
              <w:top w:color="666666" w:space="0" w:sz="9" w:val="single"/>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Formula</w:t>
            </w:r>
          </w:p>
        </w:tc>
        <w:tc>
          <w:tcPr>
            <w:tcBorders>
              <w:top w:color="666666" w:space="0" w:sz="9" w:val="single"/>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c>
          <w:tcPr>
            <w:tcBorders>
              <w:top w:color="666666" w:space="0" w:sz="9" w:val="single"/>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Interpretation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True Positive Rate (TPR)</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TP / (TP + FN)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Proportion of real positives correctly identified.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Ability of the method to detect RR &gt; 1.</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False Positive Rate (FPR)</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FP / (FP + TN)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Proportion of real negatives incorrectly identified.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Tendency of the method to falsely signal RR &gt; 1.</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Specificity</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TN / (TN + FP)</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Proportion of real negatives correctly identified.</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sdt>
              <w:sdtPr>
                <w:id w:val="-238306857"/>
                <w:tag w:val="goog_rdk_206"/>
              </w:sdtPr>
              <w:sdtContent>
                <w:r w:rsidDel="00000000" w:rsidR="00000000" w:rsidRPr="00000000">
                  <w:rPr>
                    <w:rFonts w:ascii="Arial Unicode MS" w:cs="Arial Unicode MS" w:eastAsia="Arial Unicode MS" w:hAnsi="Arial Unicode MS"/>
                    <w:sz w:val="20"/>
                    <w:szCs w:val="20"/>
                    <w:rtl w:val="0"/>
                  </w:rPr>
                  <w:t xml:space="preserve">Ability of the method to detect RR ≤ 1.</w:t>
                </w:r>
              </w:sdtContent>
            </w:sdt>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Positive Predictive Value (PPV)</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TP / (TP + FP)</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Probability that a positive classification corresponds to a true positive.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of positive classifications generated by the method.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Negative Predictive Value (NPV)</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TN / (TN + FN)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Probability that a negative classification corresponds to a true negative.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of negative classifications generated by the method.</w:t>
            </w:r>
          </w:p>
        </w:tc>
      </w:tr>
      <w:tr>
        <w:trPr>
          <w:cantSplit w:val="0"/>
          <w:trHeight w:val="885" w:hRule="atLeast"/>
          <w:tblHeader w:val="0"/>
        </w:trPr>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Youden's index</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sdt>
              <w:sdtPr>
                <w:id w:val="-860966594"/>
                <w:tag w:val="goog_rdk_207"/>
              </w:sdtPr>
              <w:sdtContent>
                <w:r w:rsidDel="00000000" w:rsidR="00000000" w:rsidRPr="00000000">
                  <w:rPr>
                    <w:rFonts w:ascii="Arial Unicode MS" w:cs="Arial Unicode MS" w:eastAsia="Arial Unicode MS" w:hAnsi="Arial Unicode MS"/>
                    <w:sz w:val="20"/>
                    <w:szCs w:val="20"/>
                    <w:rtl w:val="0"/>
                  </w:rPr>
                  <w:t xml:space="preserve">TPR − FPR</w:t>
                </w:r>
              </w:sdtContent>
            </w:sdt>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Difference between true alarms and false alarms.</w:t>
            </w:r>
          </w:p>
        </w:tc>
        <w:tc>
          <w:tcPr>
            <w:tcBorders>
              <w:top w:color="000000" w:space="0" w:sz="0" w:val="nil"/>
              <w:left w:color="000000" w:space="0" w:sz="0" w:val="nil"/>
              <w:bottom w:color="666666" w:space="0" w:sz="9"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Values close to 1 indicate excellent discriminatory performance.</w:t>
            </w:r>
          </w:p>
        </w:tc>
      </w:tr>
    </w:tbl>
    <w:p w:rsidR="00000000" w:rsidDel="00000000" w:rsidP="00000000" w:rsidRDefault="00000000" w:rsidRPr="00000000" w14:paraId="000006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S4. Confusion matrix metrics by data input type (Method) and by data date (Data base) by epidemiological week.</w:t>
      </w:r>
    </w:p>
    <w:tbl>
      <w:tblPr>
        <w:tblStyle w:val="Table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4659985683609"/>
        <w:gridCol w:w="1302.7265569076596"/>
        <w:gridCol w:w="543.9957050823194"/>
        <w:gridCol w:w="543.9957050823194"/>
        <w:gridCol w:w="529.6800286327847"/>
        <w:gridCol w:w="529.6800286327847"/>
        <w:gridCol w:w="730.0994989262708"/>
        <w:gridCol w:w="730.0994989262708"/>
        <w:gridCol w:w="730.0994989262708"/>
        <w:gridCol w:w="744.4151753758056"/>
        <w:gridCol w:w="1145.2541159627776"/>
        <w:tblGridChange w:id="0">
          <w:tblGrid>
            <w:gridCol w:w="973.4659985683609"/>
            <w:gridCol w:w="1302.7265569076596"/>
            <w:gridCol w:w="543.9957050823194"/>
            <w:gridCol w:w="543.9957050823194"/>
            <w:gridCol w:w="529.6800286327847"/>
            <w:gridCol w:w="529.6800286327847"/>
            <w:gridCol w:w="730.0994989262708"/>
            <w:gridCol w:w="730.0994989262708"/>
            <w:gridCol w:w="730.0994989262708"/>
            <w:gridCol w:w="744.4151753758056"/>
            <w:gridCol w:w="1145.2541159627776"/>
          </w:tblGrid>
        </w:tblGridChange>
      </w:tblGrid>
      <w:tr>
        <w:trPr>
          <w:cantSplit w:val="0"/>
          <w:trHeight w:val="885" w:hRule="atLeast"/>
          <w:tblHeader w:val="0"/>
        </w:trPr>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Data base</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Method</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FN</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TN</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TP</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FP</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Youden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2022-05-04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2022-05-04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2022-05-04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0.49</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0.34</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2022-06-12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2022-07-20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0.49</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2022-08-24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2022-11-05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2022-11-05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0.45</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2022-11-05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2022-12-10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2022-12-10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2022-12-10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2023-01-28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2023-01-28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2023-01-28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2023-02-18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2023-02-18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2023-02-18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2023-03-10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2023-03-10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2023-03-10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2023-04-28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2023-04-28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2023-04-28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2023-05-31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2023-05-31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2023-05-31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2023-06-20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2023-07-19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2023-08-30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2023-09-27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0.51</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0.59</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0.61</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2023-11-08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0.48</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2023-11-29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870" w:hRule="atLeast"/>
          <w:tblHeader w:val="0"/>
        </w:trPr>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2023-12-27</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58</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bl>
    <w:p w:rsidR="00000000" w:rsidDel="00000000" w:rsidP="00000000" w:rsidRDefault="00000000" w:rsidRPr="00000000" w14:paraId="00000B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8">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725"/>
        <w:gridCol w:w="405"/>
        <w:gridCol w:w="405"/>
        <w:gridCol w:w="390"/>
        <w:gridCol w:w="390"/>
        <w:gridCol w:w="510"/>
        <w:gridCol w:w="510"/>
        <w:gridCol w:w="510"/>
        <w:gridCol w:w="510"/>
        <w:gridCol w:w="720"/>
        <w:tblGridChange w:id="0">
          <w:tblGrid>
            <w:gridCol w:w="2370"/>
            <w:gridCol w:w="1725"/>
            <w:gridCol w:w="405"/>
            <w:gridCol w:w="405"/>
            <w:gridCol w:w="390"/>
            <w:gridCol w:w="390"/>
            <w:gridCol w:w="510"/>
            <w:gridCol w:w="510"/>
            <w:gridCol w:w="510"/>
            <w:gridCol w:w="510"/>
            <w:gridCol w:w="720"/>
          </w:tblGrid>
        </w:tblGridChange>
      </w:tblGrid>
      <w:tr>
        <w:trPr>
          <w:cantSplit w:val="0"/>
          <w:trHeight w:val="405" w:hRule="atLeast"/>
          <w:tblHeader w:val="0"/>
        </w:trPr>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CIR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Method</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FN</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TN</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TP</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FP</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FPR</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NPV</w:t>
            </w:r>
          </w:p>
        </w:tc>
        <w:tc>
          <w:tcPr>
            <w:tcBorders>
              <w:top w:color="666666" w:space="0" w:sz="12" w:val="single"/>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Youden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ADAMANTINA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ADAMANTINA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ADAMANTINA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ANHANGUERA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ANHANGUERA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ANHANGUERA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SOROCABANA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SOROCABANA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ALTA SOROCABANA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CAPIVARI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CAPIVARI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CAPIVARI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DO TIETE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DO TIETE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DO TIETE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VALE DO PARAIBA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VALE DO PARAIBA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ALTO VALE DO PARAIBA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AQUIFERO GUARANI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AQUIFERO GUARANI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AQUIFERO GUARANI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ARARAS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ARARAS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ARARAS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ASSIS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ASSIS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ASSIS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 MOGIANA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BAIXADA SANTISTA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BAIXADA SANTISTA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BAIXADA SANTISTA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BAURU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BAURU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BAURU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BRAGANCA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BRAGANCA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BRAGANCA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CATANDUVA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CATANDUVA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CATANDUVA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CENTRAL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CENTRO OESTE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CENTRO OESTE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CENTRO OESTE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 FE - VALE HISTORICO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 FE - VALE HISTORICO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 FE - VALE HISTORICO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DAS AGUAS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DAS AGUAS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CIRCUITO DAS AGUAS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CORACAO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CORACAO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CORACAO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CONSORCIOS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CONSORCIOS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CONSORCIOS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LAGOS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LAGOS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DOS LAGOS DO DRS 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EXTREMO OESTE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EXTREMO OESTE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EXTREMO OESTE PAULISTA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FERNANDOPOLIS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FERNANDOPOLIS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FERNANDOPOLIS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FRANCO DA ROCHA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FRANCO DA ROCHA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FRANCO DA ROCHA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GRANDE ABC</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GRANDE ABC</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GRANDE ABC</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HORIZONTE VERDE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HORIZONTE VERDE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HORIZONTE VERDE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ITAPETININGA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ITAPETININGA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ITAPETININGA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ITAPEVA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JALES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JALES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JALES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JAU</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JOSE BONIFACIO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JOSE BONIFACIO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JOSE BONIFACIO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JUNDIAI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JUNDIAI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JUNDIAI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LIMEIRA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LIMEIRA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LIMEIRA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LINS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LITORAL NORTE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LITORAL NORTE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LITORAL NORTE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MANANCIAIS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MANANCIAIS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MANANCIAIS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MANTIQUEIRA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MANTIQUEIRA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MANTIQUEIRA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MARILIA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MARILIA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MARILIA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 DO DRS III</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NORTE-BARRETOS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OURINHOS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OURINHOS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OURINHOS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PIRACICABA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PIRACICABA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PIRACICABA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POLO CUESTA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POLO CUESTA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POLO CUESTA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PONTAL DO PARANAPANEMA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PONTAL DO PARANAPANEMA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PONTAL DO PARANAPANEMA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REG METRO CAMPINAS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REG METRO CAMPINAS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REG METRO CAMPINAS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CLARO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CLARO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CLARO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PARDO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PARDO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RIO PARDO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ROTA DOS BANDEIRANTES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ROTA DOS BANDEIRANTES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ROTA DOS BANDEIRANTES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SANTA FE DO SUL</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SANTA FE DO SUL</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SANTA FE DO SUL</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JOSE DO RIO PRETO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JOSE DO RIO PRETO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JOSE DO RIO PRETO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PAULO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1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PAULO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SAO PAULO</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SOROCABA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SOROCABA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SOROCABA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SUL-BARRETOS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SUL-BARRETOS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4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SUL-BARRETOS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TRES COLINAS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5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TRES COLINAS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TRES COLINAS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TUPA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7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0.02</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TUPA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TUPA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 PARAIBA-REG. SERRANA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9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 PARAIBA-REG. SERRANA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A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0.28</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 PARAIBA-REG. SERRANA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B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DAS CACHOEIRAS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DAS CACHOEIRAS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DAS CACHOEIRAS</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D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JURUMIRIM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-0.06</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JURUMIRIM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JURUMIRIM</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2F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RIBEIRA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-0.03</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RIBEIRA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0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VALE DO RIBEIRA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33</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1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VOTUPORANGA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Std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0.72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0.15</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VOTUPORANGA</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 Median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2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3">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0.64</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4">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0.22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5">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0.58</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6">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0.82</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0.42</w:t>
            </w:r>
          </w:p>
        </w:tc>
      </w:tr>
      <w:tr>
        <w:trPr>
          <w:cantSplit w:val="0"/>
          <w:trHeight w:val="390" w:hRule="atLeast"/>
          <w:tblHeader w:val="0"/>
        </w:trPr>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VOTUPORANGA</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Naive baseline</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B">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E">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0.68</w:t>
            </w:r>
          </w:p>
        </w:tc>
        <w:tc>
          <w:tcPr>
            <w:tcBorders>
              <w:top w:color="000000" w:space="0" w:sz="0" w:val="nil"/>
              <w:left w:color="000000" w:space="0" w:sz="0" w:val="nil"/>
              <w:bottom w:color="666666" w:space="0" w:sz="12"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pacing w:after="100" w:before="100" w:line="240" w:lineRule="auto"/>
              <w:ind w:left="100" w:right="100" w:firstLine="0"/>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0.00</w:t>
            </w:r>
          </w:p>
        </w:tc>
      </w:tr>
    </w:tbl>
    <w:p w:rsidR="00000000" w:rsidDel="00000000" w:rsidP="00000000" w:rsidRDefault="00000000" w:rsidRPr="00000000" w14:paraId="000013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75" name="image49.png"/>
            <a:graphic>
              <a:graphicData uri="http://schemas.openxmlformats.org/drawingml/2006/picture">
                <pic:pic>
                  <pic:nvPicPr>
                    <pic:cNvPr id="0" name="image49.png"/>
                    <pic:cNvPicPr preferRelativeResize="0"/>
                  </pic:nvPicPr>
                  <pic:blipFill>
                    <a:blip r:embed="rId92"/>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72"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85" name="image62.png"/>
            <a:graphic>
              <a:graphicData uri="http://schemas.openxmlformats.org/drawingml/2006/picture">
                <pic:pic>
                  <pic:nvPicPr>
                    <pic:cNvPr id="0" name="image62.png"/>
                    <pic:cNvPicPr preferRelativeResize="0"/>
                  </pic:nvPicPr>
                  <pic:blipFill>
                    <a:blip r:embed="rId93"/>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57"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407"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33" name="image15.png"/>
            <a:graphic>
              <a:graphicData uri="http://schemas.openxmlformats.org/drawingml/2006/picture">
                <pic:pic>
                  <pic:nvPicPr>
                    <pic:cNvPr id="0" name="image15.png"/>
                    <pic:cNvPicPr preferRelativeResize="0"/>
                  </pic:nvPicPr>
                  <pic:blipFill>
                    <a:blip r:embed="rId96"/>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78"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399730" cy="2159000"/>
            <wp:effectExtent b="0" l="0" r="0" t="0"/>
            <wp:docPr id="2141279373" name="image53.png"/>
            <a:graphic>
              <a:graphicData uri="http://schemas.openxmlformats.org/drawingml/2006/picture">
                <pic:pic>
                  <pic:nvPicPr>
                    <pic:cNvPr id="0" name="image53.png"/>
                    <pic:cNvPicPr preferRelativeResize="0"/>
                  </pic:nvPicPr>
                  <pic:blipFill>
                    <a:blip r:embed="rId98"/>
                    <a:srcRect b="0" l="0" r="0" t="0"/>
                    <a:stretch>
                      <a:fillRect/>
                    </a:stretch>
                  </pic:blipFill>
                  <pic:spPr>
                    <a:xfrm>
                      <a:off x="0" y="0"/>
                      <a:ext cx="5399730" cy="2159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Fig-S5 Maps of confusion metrics. For details see table S3. And for TPR and FPR maps see fig. 2. </w:t>
      </w:r>
    </w:p>
    <w:p w:rsidR="00000000" w:rsidDel="00000000" w:rsidP="00000000" w:rsidRDefault="00000000" w:rsidRPr="00000000" w14:paraId="000013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9080500"/>
            <wp:effectExtent b="0" l="0" r="0" t="0"/>
            <wp:docPr id="2141279379" name="image55.png"/>
            <a:graphic>
              <a:graphicData uri="http://schemas.openxmlformats.org/drawingml/2006/picture">
                <pic:pic>
                  <pic:nvPicPr>
                    <pic:cNvPr id="0" name="image55.png"/>
                    <pic:cNvPicPr preferRelativeResize="0"/>
                  </pic:nvPicPr>
                  <pic:blipFill>
                    <a:blip r:embed="rId99"/>
                    <a:srcRect b="0" l="0" r="0" t="0"/>
                    <a:stretch>
                      <a:fillRect/>
                    </a:stretch>
                  </pic:blipFill>
                  <pic:spPr>
                    <a:xfrm>
                      <a:off x="0" y="0"/>
                      <a:ext cx="5399730" cy="9080500"/>
                    </a:xfrm>
                    <a:prstGeom prst="rect"/>
                    <a:ln/>
                  </pic:spPr>
                </pic:pic>
              </a:graphicData>
            </a:graphic>
          </wp:inline>
        </w:drawing>
      </w:r>
      <w:r w:rsidDel="00000000" w:rsidR="00000000" w:rsidRPr="00000000">
        <w:rPr>
          <w:rtl w:val="0"/>
        </w:rPr>
      </w:r>
    </w:p>
    <w:p w:rsidR="00000000" w:rsidDel="00000000" w:rsidP="00000000" w:rsidRDefault="00000000" w:rsidRPr="00000000" w14:paraId="000013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Fig-S6 Confusion metrics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13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B">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100" w:type="default"/>
      <w:pgSz w:h="16838" w:w="11906" w:orient="portrait"/>
      <w:pgMar w:bottom="1417" w:top="1417" w:left="1701" w:right="1701"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quel Gardini Sanches Palasio" w:id="21" w:date="2026-09-16T18:57:56Z">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tirar tudo de superior? deixa isso no suplemento? @portellatp@gmail.com</w:t>
      </w:r>
    </w:p>
  </w:comment>
  <w:comment w:author="Raquel Gardini Sanches Palasio" w:id="5" w:date="2026-08-12T18:34:19Z">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Kleinman K (2024). rsatscan: Tools, Classes, and Methods for Interfacing with 'SaTScan' Stand-Alone Software_. R package version 1.0.8, &lt;https://CRAN.R-project.org/package=rsatscan&gt;.</w:t>
      </w:r>
    </w:p>
  </w:comment>
  <w:comment w:author="Tatiana Pineda Portella" w:id="12" w:date="2026-09-16T18:05:47Z">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 mostra esse resultado? @raquelpalasio@alumni.usp.br</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raquelpalasio@alumni.usp.br_</w:t>
      </w:r>
    </w:p>
  </w:comment>
  <w:comment w:author="Tatiana Pineda Portella" w:id="9" w:date="2026-09-16T18:04:55Z">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@raquelpalasio@alumni.usp.br esse teste t comparou o número de clusters detectados em cada método independente da localização?</w:t>
      </w:r>
    </w:p>
  </w:comment>
  <w:comment w:author="Tatiana Pineda Portella" w:id="10" w:date="2026-09-16T17:53:02Z">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análise tb tem uma métrica geral para mostrar ?@raquelpalasio@alumni.usp.br</w:t>
      </w:r>
    </w:p>
  </w:comment>
  <w:comment w:author="Raquel Gardini Sanches Palasio" w:id="11" w:date="2026-09-16T18:54:22Z">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Tati esse foi a Camila que fez, nao sei dizer.</w:t>
      </w:r>
    </w:p>
  </w:comment>
  <w:comment w:author="Danilo Pereira Mori" w:id="13" w:date="2026-08-18T01:02:03Z">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 as métricas:</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incluir as de cobertura</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incluir specificidade (a.k.a. TNR) e colocar a Yonder no lugar do F1.</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remover a faceta da predição bayesiana padrão, deixar apenas o da mediana</w:t>
      </w:r>
    </w:p>
  </w:comment>
  <w:comment w:author="Danilo Pereira Mori" w:id="14" w:date="2026-08-18T01:18:50Z">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incluir a %RR&gt;1 (da base rea)</w:t>
      </w:r>
    </w:p>
  </w:comment>
  <w:comment w:author="Tatiana Pineda Portella" w:id="6" w:date="2026-08-24T14:36:57Z">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a gente precisava definir e padronizar os nomes desses dados pra ser usado em todo o texto</w:t>
      </w:r>
    </w:p>
  </w:comment>
  <w:comment w:author="Danilo SAUDE CVE" w:id="1" w:date="2026-08-12T15:52:34Z">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para incluir as análises baseado em matrix de confusão</w:t>
      </w:r>
    </w:p>
  </w:comment>
  <w:comment w:author="Tatiana Pineda Portella" w:id="15" w:date="2025-05-26T11:02:00Z">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 a parte da incerteza que não foi considerada.</w:t>
      </w:r>
    </w:p>
  </w:comment>
  <w:comment w:author="Raquel Gardini Sanches Palasio" w:id="0" w:date="2026-09-30T19:42:59Z">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@dpmori@saude.sp.gov.br achei o cep e o processo da divisão.</w:t>
      </w:r>
    </w:p>
  </w:comment>
  <w:comment w:author="Danilo SAUDE CVE" w:id="7" w:date="2026-09-04T14:42:13Z">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@portellatp@gmail.com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Apenas um modelo foi definido e ele é usado para fazer tanto o nowcasting quanto o forecasting.</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sugiro que seja:</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obtained from the Bayesian modelling approach described above."</w:t>
      </w:r>
    </w:p>
  </w:comment>
  <w:comment w:author="Tatiana Pineda Portella" w:id="8" w:date="2026-09-02T09:20:05Z">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que exatamente ele comparou entre os modelos? Números de cluster detectados entre os métodos? Acho que precisava dessa descrição.</w:t>
      </w:r>
    </w:p>
  </w:comment>
  <w:comment w:author="Danilo SAUDE CVE" w:id="16" w:date="2026-07-20T14:23:17Z">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 da forma que está escrito aqui e no começo dos resultados passa uma impressão que são diferentes modelos, sendo que na verdade é um único modelo preditivo para 34 base de dados sequenciais.</w:t>
      </w:r>
    </w:p>
  </w:comment>
  <w:comment w:author="Tatiana Pineda Portella" w:id="19" w:date="2026-03-12T20:13:52Z">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lembro que a gente tinha decidido que alguns desses gráficos iriam no texto principal, vcs lembram qual ? @raquelpalasio@alumni.usp.br @audenciovictor@gmail.com</w:t>
      </w:r>
    </w:p>
  </w:comment>
  <w:comment w:author="Raquel Gardini Sanches Palasio" w:id="20" w:date="2026-03-26T12:17:02Z">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coloquei a figura 5, que escolhemos pela estatistica boleana.</w:t>
      </w:r>
    </w:p>
  </w:comment>
  <w:comment w:author="Tatiana Pineda Portella" w:id="17" w:date="2026-03-12T20:13:00Z">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acho que poderia deixar só a tabela no texto principal, e colocar essa imagem no Material suplementar. O q vcs acham ? @raquelpalasio@alumni.usp.br , @audenciovictor@gmail.com</w:t>
      </w:r>
    </w:p>
  </w:comment>
  <w:comment w:author="Raquel Gardini Sanches Palasio" w:id="18" w:date="2026-07-23T18:48:40Z">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pode ir para SI</w:t>
      </w:r>
    </w:p>
  </w:comment>
  <w:comment w:author="Raquel Gardini Sanches Palasio" w:id="3" w:date="2026-08-05T18:55:25Z">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BRASILEIRO DE GEOGRAFIA E ESTATÍSTICA (IBGE). Sistema IBGE de Recuperação Automática – SIDRA. Tabela 5938: Produto interno bruto a preços correntes, impostos, líquidos de subsídios sobre produtos a preços correntes e valor adicionado bruto a preços correntes total e por atividade econômica, e respectivas participações – Referência 2010. Disponível em: https://sidra.ibge.gov.br/tabela/5938. Acesso em: 5 ago. 2026.</w:t>
      </w:r>
    </w:p>
  </w:comment>
  <w:comment w:author="Raquel Gardini Sanches Palasio" w:id="4" w:date="2026-08-05T18:55:58Z">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Brasileiro de Geografia e Estatística. (2022). Sistema IBGE de Recuperação Automática (SIDRA), Tabela 4709: População residente, variação absoluta de população residente e taxa de crescimento geométrico. IBGE. https://sidra.ibge.gov.br/tabela/4709</w:t>
      </w:r>
    </w:p>
  </w:comment>
  <w:comment w:author="Raquel Gardini Sanches Palasio" w:id="2" w:date="2026-08-05T18:14:14Z">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Kulldorff M, Heffernan R, Hartman J, Assunção R, Mostashari F (2005) A Space–Time Permutation Scan Statistic for Disease Outbreak Detection. PLoS Med 2(3): e59. https://doi.org/10.1371/journal.pmed.0020059</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34D" w15:done="0"/>
  <w15:commentEx w15:paraId="0000134E" w15:done="0"/>
  <w15:commentEx w15:paraId="00001350" w15:done="0"/>
  <w15:commentEx w15:paraId="00001351" w15:done="0"/>
  <w15:commentEx w15:paraId="00001352" w15:done="0"/>
  <w15:commentEx w15:paraId="00001353" w15:paraIdParent="00001352" w15:done="0"/>
  <w15:commentEx w15:paraId="00001358" w15:done="0"/>
  <w15:commentEx w15:paraId="00001359" w15:paraIdParent="00001358" w15:done="0"/>
  <w15:commentEx w15:paraId="0000135A" w15:done="0"/>
  <w15:commentEx w15:paraId="0000135B" w15:done="0"/>
  <w15:commentEx w15:paraId="0000135C" w15:done="0"/>
  <w15:commentEx w15:paraId="0000135D" w15:done="0"/>
  <w15:commentEx w15:paraId="00001361" w15:done="0"/>
  <w15:commentEx w15:paraId="00001362" w15:done="0"/>
  <w15:commentEx w15:paraId="00001363" w15:done="0"/>
  <w15:commentEx w15:paraId="00001364" w15:done="0"/>
  <w15:commentEx w15:paraId="00001365" w15:paraIdParent="00001364" w15:done="0"/>
  <w15:commentEx w15:paraId="00001366" w15:done="0"/>
  <w15:commentEx w15:paraId="00001367" w15:paraIdParent="00001366" w15:done="0"/>
  <w15:commentEx w15:paraId="00001368" w15:done="0"/>
  <w15:commentEx w15:paraId="00001369" w15:paraIdParent="00001368" w15:done="0"/>
  <w15:commentEx w15:paraId="000013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bCs w:val="1"/>
      <w:color w:val="4472c4"/>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0" w:before="200" w:line="276"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276"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Ttulo7">
    <w:name w:val="heading 7"/>
    <w:basedOn w:val="Normal"/>
    <w:next w:val="Normal"/>
    <w:link w:val="Ttulo7Char"/>
    <w:uiPriority w:val="9"/>
    <w:semiHidden w:val="1"/>
    <w:unhideWhenUsed w:val="1"/>
    <w:qFormat w:val="1"/>
    <w:rsid w:val="0040616A"/>
    <w:pPr>
      <w:keepNext w:val="1"/>
      <w:keepLines w:val="1"/>
      <w:spacing w:after="0" w:before="200" w:line="276" w:lineRule="auto"/>
      <w:outlineLvl w:val="6"/>
    </w:pPr>
    <w:rPr>
      <w:rFonts w:asciiTheme="majorHAnsi" w:cstheme="majorBidi" w:eastAsiaTheme="majorEastAsia" w:hAnsiTheme="majorHAnsi"/>
      <w:i w:val="1"/>
      <w:iCs w:val="1"/>
      <w:color w:val="404040" w:themeColor="text1" w:themeTint="0000BF"/>
      <w:lang w:val="en-US"/>
    </w:rPr>
  </w:style>
  <w:style w:type="paragraph" w:styleId="Ttulo8">
    <w:name w:val="heading 8"/>
    <w:basedOn w:val="Normal"/>
    <w:next w:val="Normal"/>
    <w:link w:val="Ttulo8Char"/>
    <w:uiPriority w:val="9"/>
    <w:semiHidden w:val="1"/>
    <w:unhideWhenUsed w:val="1"/>
    <w:qFormat w:val="1"/>
    <w:rsid w:val="0040616A"/>
    <w:pPr>
      <w:keepNext w:val="1"/>
      <w:keepLines w:val="1"/>
      <w:spacing w:after="0" w:before="200" w:line="276" w:lineRule="auto"/>
      <w:outlineLvl w:val="7"/>
    </w:pPr>
    <w:rPr>
      <w:rFonts w:asciiTheme="majorHAnsi" w:cstheme="majorBidi" w:eastAsiaTheme="majorEastAsia" w:hAnsiTheme="majorHAnsi"/>
      <w:color w:val="4472c4" w:themeColor="accent1"/>
      <w:sz w:val="20"/>
      <w:szCs w:val="20"/>
      <w:lang w:val="en-US"/>
    </w:rPr>
  </w:style>
  <w:style w:type="paragraph" w:styleId="Ttulo9">
    <w:name w:val="heading 9"/>
    <w:basedOn w:val="Normal"/>
    <w:next w:val="Normal"/>
    <w:link w:val="Ttulo9Char"/>
    <w:uiPriority w:val="9"/>
    <w:semiHidden w:val="1"/>
    <w:unhideWhenUsed w:val="1"/>
    <w:qFormat w:val="1"/>
    <w:rsid w:val="0040616A"/>
    <w:pPr>
      <w:keepNext w:val="1"/>
      <w:keepLines w:val="1"/>
      <w:spacing w:after="0" w:before="200" w:line="276" w:lineRule="auto"/>
      <w:outlineLvl w:val="8"/>
    </w:pPr>
    <w:rPr>
      <w:rFonts w:asciiTheme="majorHAnsi" w:cstheme="majorBidi" w:eastAsiaTheme="majorEastAsia" w:hAnsiTheme="majorHAnsi"/>
      <w:i w:val="1"/>
      <w:iCs w:val="1"/>
      <w:color w:val="404040" w:themeColor="text1" w:themeTint="0000BF"/>
      <w:sz w:val="20"/>
      <w:szCs w:val="20"/>
      <w:lang w:val="en-US"/>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58673B"/>
    <w:rPr>
      <w:color w:val="0000ff"/>
      <w:u w:val="single"/>
    </w:rPr>
  </w:style>
  <w:style w:type="paragraph" w:styleId="PargrafodaLista">
    <w:name w:val="List Paragraph"/>
    <w:basedOn w:val="Normal"/>
    <w:uiPriority w:val="34"/>
    <w:qFormat w:val="1"/>
    <w:rsid w:val="0058673B"/>
    <w:pPr>
      <w:ind w:left="720"/>
      <w:contextualSpacing w:val="1"/>
    </w:pPr>
  </w:style>
  <w:style w:type="character" w:styleId="Ttulo3Char" w:customStyle="1">
    <w:name w:val="Título 3 Char"/>
    <w:basedOn w:val="Fontepargpadro"/>
    <w:link w:val="Ttulo3"/>
    <w:uiPriority w:val="9"/>
    <w:rsid w:val="00E77C21"/>
    <w:rPr>
      <w:rFonts w:ascii="Times New Roman" w:cs="Times New Roman" w:eastAsia="Times New Roman" w:hAnsi="Times New Roman"/>
      <w:b w:val="1"/>
      <w:bCs w:val="1"/>
      <w:sz w:val="27"/>
      <w:szCs w:val="27"/>
      <w:lang w:eastAsia="pt-BR"/>
    </w:rPr>
  </w:style>
  <w:style w:type="character" w:styleId="Ttulo4Char" w:customStyle="1">
    <w:name w:val="Título 4 Char"/>
    <w:basedOn w:val="Fontepargpadro"/>
    <w:link w:val="Ttulo4"/>
    <w:uiPriority w:val="9"/>
    <w:rsid w:val="00E77C21"/>
    <w:rPr>
      <w:rFonts w:ascii="Times New Roman" w:cs="Times New Roman" w:eastAsia="Times New Roman" w:hAnsi="Times New Roman"/>
      <w:b w:val="1"/>
      <w:bCs w:val="1"/>
      <w:sz w:val="24"/>
      <w:szCs w:val="24"/>
      <w:lang w:eastAsia="pt-BR"/>
    </w:rPr>
  </w:style>
  <w:style w:type="paragraph" w:styleId="NormalWeb">
    <w:name w:val="Normal (Web)"/>
    <w:basedOn w:val="Normal"/>
    <w:uiPriority w:val="99"/>
    <w:unhideWhenUsed w:val="1"/>
    <w:rsid w:val="00E77C21"/>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katex-mathml" w:customStyle="1">
    <w:name w:val="katex-mathml"/>
    <w:basedOn w:val="Fontepargpadro"/>
    <w:rsid w:val="00E77C21"/>
  </w:style>
  <w:style w:type="character" w:styleId="mord" w:customStyle="1">
    <w:name w:val="mord"/>
    <w:basedOn w:val="Fontepargpadro"/>
    <w:rsid w:val="00E77C21"/>
  </w:style>
  <w:style w:type="character" w:styleId="vlist-s" w:customStyle="1">
    <w:name w:val="vlist-s"/>
    <w:basedOn w:val="Fontepargpadro"/>
    <w:rsid w:val="00E77C21"/>
  </w:style>
  <w:style w:type="character" w:styleId="mrel" w:customStyle="1">
    <w:name w:val="mrel"/>
    <w:basedOn w:val="Fontepargpadro"/>
    <w:rsid w:val="00E77C21"/>
  </w:style>
  <w:style w:type="character" w:styleId="mopen" w:customStyle="1">
    <w:name w:val="mopen"/>
    <w:basedOn w:val="Fontepargpadro"/>
    <w:rsid w:val="00E77C21"/>
  </w:style>
  <w:style w:type="character" w:styleId="mpunct" w:customStyle="1">
    <w:name w:val="mpunct"/>
    <w:basedOn w:val="Fontepargpadro"/>
    <w:rsid w:val="00E77C21"/>
  </w:style>
  <w:style w:type="character" w:styleId="mclose" w:customStyle="1">
    <w:name w:val="mclose"/>
    <w:basedOn w:val="Fontepargpadro"/>
    <w:rsid w:val="00E77C21"/>
  </w:style>
  <w:style w:type="character" w:styleId="mop" w:customStyle="1">
    <w:name w:val="mop"/>
    <w:basedOn w:val="Fontepargpadro"/>
    <w:rsid w:val="00E77C21"/>
  </w:style>
  <w:style w:type="character" w:styleId="mbin" w:customStyle="1">
    <w:name w:val="mbin"/>
    <w:basedOn w:val="Fontepargpadro"/>
    <w:rsid w:val="00E77C21"/>
  </w:style>
  <w:style w:type="character" w:styleId="nfase">
    <w:name w:val="Emphasis"/>
    <w:basedOn w:val="Fontepargpadro"/>
    <w:uiPriority w:val="20"/>
    <w:qFormat w:val="1"/>
    <w:rsid w:val="00E77C21"/>
    <w:rPr>
      <w:i w:val="1"/>
      <w:iCs w:val="1"/>
    </w:rPr>
  </w:style>
  <w:style w:type="character" w:styleId="Forte">
    <w:name w:val="Strong"/>
    <w:basedOn w:val="Fontepargpadro"/>
    <w:uiPriority w:val="22"/>
    <w:qFormat w:val="1"/>
    <w:rsid w:val="0056792E"/>
    <w:rPr>
      <w:b w:val="1"/>
      <w:bCs w:val="1"/>
    </w:rPr>
  </w:style>
  <w:style w:type="character" w:styleId="MenoPendente1" w:customStyle="1">
    <w:name w:val="Menção Pendente1"/>
    <w:basedOn w:val="Fontepargpadro"/>
    <w:uiPriority w:val="99"/>
    <w:semiHidden w:val="1"/>
    <w:unhideWhenUsed w:val="1"/>
    <w:rsid w:val="000531E4"/>
    <w:rPr>
      <w:color w:val="605e5c"/>
      <w:shd w:color="auto" w:fill="e1dfdd" w:val="clear"/>
    </w:rPr>
  </w:style>
  <w:style w:type="character" w:styleId="HiperlinkVisitado">
    <w:name w:val="FollowedHyperlink"/>
    <w:basedOn w:val="Fontepargpadro"/>
    <w:uiPriority w:val="99"/>
    <w:semiHidden w:val="1"/>
    <w:unhideWhenUsed w:val="1"/>
    <w:rsid w:val="000531E4"/>
    <w:rPr>
      <w:color w:val="954f72" w:themeColor="followedHyperlink"/>
      <w:u w:val="single"/>
    </w:rPr>
  </w:style>
  <w:style w:type="character" w:styleId="line-clamp-1" w:customStyle="1">
    <w:name w:val="line-clamp-1"/>
    <w:basedOn w:val="Fontepargpadro"/>
    <w:rsid w:val="009D5DC9"/>
  </w:style>
  <w:style w:type="character" w:styleId="TextodoEspaoReservado">
    <w:name w:val="Placeholder Text"/>
    <w:basedOn w:val="Fontepargpadro"/>
    <w:uiPriority w:val="99"/>
    <w:semiHidden w:val="1"/>
    <w:rsid w:val="00181C18"/>
    <w:rPr>
      <w:color w:val="808080"/>
    </w:rPr>
  </w:style>
  <w:style w:type="paragraph" w:styleId="Textodecomentrio">
    <w:name w:val="annotation text"/>
    <w:basedOn w:val="Normal"/>
    <w:link w:val="TextodecomentrioChar"/>
    <w:uiPriority w:val="99"/>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val="1"/>
    <w:unhideWhenUsed w:val="1"/>
    <w:rPr>
      <w:sz w:val="16"/>
      <w:szCs w:val="16"/>
    </w:rPr>
  </w:style>
  <w:style w:type="paragraph" w:styleId="Textodebalo">
    <w:name w:val="Balloon Text"/>
    <w:basedOn w:val="Normal"/>
    <w:link w:val="TextodebaloChar"/>
    <w:uiPriority w:val="99"/>
    <w:semiHidden w:val="1"/>
    <w:unhideWhenUsed w:val="1"/>
    <w:rsid w:val="00E563CA"/>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E563CA"/>
    <w:rPr>
      <w:rFonts w:ascii="Tahoma" w:cs="Tahoma" w:hAnsi="Tahoma"/>
      <w:sz w:val="16"/>
      <w:szCs w:val="16"/>
    </w:rPr>
  </w:style>
  <w:style w:type="paragraph" w:styleId="Assuntodocomentrio">
    <w:name w:val="annotation subject"/>
    <w:basedOn w:val="Textodecomentrio"/>
    <w:next w:val="Textodecomentrio"/>
    <w:link w:val="AssuntodocomentrioChar"/>
    <w:uiPriority w:val="99"/>
    <w:semiHidden w:val="1"/>
    <w:unhideWhenUsed w:val="1"/>
    <w:rsid w:val="009D73FD"/>
    <w:rPr>
      <w:b w:val="1"/>
      <w:bCs w:val="1"/>
    </w:rPr>
  </w:style>
  <w:style w:type="character" w:styleId="AssuntodocomentrioChar" w:customStyle="1">
    <w:name w:val="Assunto do comentário Char"/>
    <w:basedOn w:val="TextodecomentrioChar"/>
    <w:link w:val="Assuntodocomentrio"/>
    <w:uiPriority w:val="99"/>
    <w:semiHidden w:val="1"/>
    <w:rsid w:val="009D73FD"/>
    <w:rPr>
      <w:b w:val="1"/>
      <w:bCs w:val="1"/>
      <w:sz w:val="20"/>
      <w:szCs w:val="20"/>
    </w:rPr>
  </w:style>
  <w:style w:type="character" w:styleId="Ttulo1Char" w:customStyle="1">
    <w:name w:val="Título 1 Char"/>
    <w:basedOn w:val="Fontepargpadro"/>
    <w:link w:val="Ttulo1"/>
    <w:uiPriority w:val="9"/>
    <w:rsid w:val="0040616A"/>
    <w:rPr>
      <w:rFonts w:asciiTheme="majorHAnsi" w:cstheme="majorBidi" w:eastAsiaTheme="majorEastAsia" w:hAnsiTheme="majorHAnsi"/>
      <w:b w:val="1"/>
      <w:bCs w:val="1"/>
      <w:color w:val="2f5496" w:themeColor="accent1" w:themeShade="0000BF"/>
      <w:sz w:val="28"/>
      <w:szCs w:val="28"/>
      <w:lang w:val="en-US"/>
    </w:rPr>
  </w:style>
  <w:style w:type="character" w:styleId="Ttulo2Char" w:customStyle="1">
    <w:name w:val="Título 2 Char"/>
    <w:basedOn w:val="Fontepargpadro"/>
    <w:link w:val="Ttulo2"/>
    <w:uiPriority w:val="9"/>
    <w:rsid w:val="0040616A"/>
    <w:rPr>
      <w:rFonts w:asciiTheme="majorHAnsi" w:cstheme="majorBidi" w:eastAsiaTheme="majorEastAsia" w:hAnsiTheme="majorHAnsi"/>
      <w:b w:val="1"/>
      <w:bCs w:val="1"/>
      <w:color w:val="4472c4" w:themeColor="accent1"/>
      <w:sz w:val="26"/>
      <w:szCs w:val="26"/>
      <w:lang w:val="en-US"/>
    </w:rPr>
  </w:style>
  <w:style w:type="character" w:styleId="Ttulo5Char" w:customStyle="1">
    <w:name w:val="Título 5 Char"/>
    <w:basedOn w:val="Fontepargpadro"/>
    <w:link w:val="Ttulo5"/>
    <w:uiPriority w:val="9"/>
    <w:semiHidden w:val="1"/>
    <w:rsid w:val="0040616A"/>
    <w:rPr>
      <w:rFonts w:asciiTheme="majorHAnsi" w:cstheme="majorBidi" w:eastAsiaTheme="majorEastAsia" w:hAnsiTheme="majorHAnsi"/>
      <w:color w:val="1f3763" w:themeColor="accent1" w:themeShade="00007F"/>
      <w:lang w:val="en-US"/>
    </w:rPr>
  </w:style>
  <w:style w:type="character" w:styleId="Ttulo6Char" w:customStyle="1">
    <w:name w:val="Título 6 Char"/>
    <w:basedOn w:val="Fontepargpadro"/>
    <w:link w:val="Ttulo6"/>
    <w:uiPriority w:val="9"/>
    <w:semiHidden w:val="1"/>
    <w:rsid w:val="0040616A"/>
    <w:rPr>
      <w:rFonts w:asciiTheme="majorHAnsi" w:cstheme="majorBidi" w:eastAsiaTheme="majorEastAsia" w:hAnsiTheme="majorHAnsi"/>
      <w:i w:val="1"/>
      <w:iCs w:val="1"/>
      <w:color w:val="1f3763" w:themeColor="accent1" w:themeShade="00007F"/>
      <w:lang w:val="en-US"/>
    </w:rPr>
  </w:style>
  <w:style w:type="character" w:styleId="Ttulo7Char" w:customStyle="1">
    <w:name w:val="Título 7 Char"/>
    <w:basedOn w:val="Fontepargpadro"/>
    <w:link w:val="Ttulo7"/>
    <w:uiPriority w:val="9"/>
    <w:semiHidden w:val="1"/>
    <w:rsid w:val="0040616A"/>
    <w:rPr>
      <w:rFonts w:asciiTheme="majorHAnsi" w:cstheme="majorBidi" w:eastAsiaTheme="majorEastAsia" w:hAnsiTheme="majorHAnsi"/>
      <w:i w:val="1"/>
      <w:iCs w:val="1"/>
      <w:color w:val="404040" w:themeColor="text1" w:themeTint="0000BF"/>
      <w:lang w:val="en-US"/>
    </w:rPr>
  </w:style>
  <w:style w:type="character" w:styleId="Ttulo8Char" w:customStyle="1">
    <w:name w:val="Título 8 Char"/>
    <w:basedOn w:val="Fontepargpadro"/>
    <w:link w:val="Ttulo8"/>
    <w:uiPriority w:val="9"/>
    <w:semiHidden w:val="1"/>
    <w:rsid w:val="0040616A"/>
    <w:rPr>
      <w:rFonts w:asciiTheme="majorHAnsi" w:cstheme="majorBidi" w:eastAsiaTheme="majorEastAsia" w:hAnsiTheme="majorHAnsi"/>
      <w:color w:val="4472c4" w:themeColor="accent1"/>
      <w:sz w:val="20"/>
      <w:szCs w:val="20"/>
      <w:lang w:val="en-US"/>
    </w:rPr>
  </w:style>
  <w:style w:type="character" w:styleId="Ttulo9Char" w:customStyle="1">
    <w:name w:val="Título 9 Char"/>
    <w:basedOn w:val="Fontepargpadro"/>
    <w:link w:val="Ttulo9"/>
    <w:uiPriority w:val="9"/>
    <w:semiHidden w:val="1"/>
    <w:rsid w:val="0040616A"/>
    <w:rPr>
      <w:rFonts w:asciiTheme="majorHAnsi" w:cstheme="majorBidi" w:eastAsiaTheme="majorEastAsia" w:hAnsiTheme="majorHAnsi"/>
      <w:i w:val="1"/>
      <w:iCs w:val="1"/>
      <w:color w:val="404040" w:themeColor="text1" w:themeTint="0000BF"/>
      <w:sz w:val="20"/>
      <w:szCs w:val="20"/>
      <w:lang w:val="en-US"/>
    </w:rPr>
  </w:style>
  <w:style w:type="paragraph" w:styleId="Cabealho">
    <w:name w:val="header"/>
    <w:basedOn w:val="Normal"/>
    <w:link w:val="CabealhoChar"/>
    <w:uiPriority w:val="99"/>
    <w:unhideWhenUsed w:val="1"/>
    <w:rsid w:val="0040616A"/>
    <w:pPr>
      <w:tabs>
        <w:tab w:val="center" w:pos="4680"/>
        <w:tab w:val="right" w:pos="9360"/>
      </w:tabs>
      <w:spacing w:after="0" w:line="240" w:lineRule="auto"/>
    </w:pPr>
    <w:rPr>
      <w:rFonts w:eastAsiaTheme="minorEastAsia"/>
      <w:lang w:val="en-US"/>
    </w:rPr>
  </w:style>
  <w:style w:type="character" w:styleId="CabealhoChar" w:customStyle="1">
    <w:name w:val="Cabeçalho Char"/>
    <w:basedOn w:val="Fontepargpadro"/>
    <w:link w:val="Cabealho"/>
    <w:uiPriority w:val="99"/>
    <w:rsid w:val="0040616A"/>
    <w:rPr>
      <w:rFonts w:eastAsiaTheme="minorEastAsia"/>
      <w:lang w:val="en-US"/>
    </w:rPr>
  </w:style>
  <w:style w:type="paragraph" w:styleId="Rodap">
    <w:name w:val="footer"/>
    <w:basedOn w:val="Normal"/>
    <w:link w:val="RodapChar"/>
    <w:uiPriority w:val="99"/>
    <w:unhideWhenUsed w:val="1"/>
    <w:rsid w:val="0040616A"/>
    <w:pPr>
      <w:tabs>
        <w:tab w:val="center" w:pos="4680"/>
        <w:tab w:val="right" w:pos="9360"/>
      </w:tabs>
      <w:spacing w:after="0" w:line="240" w:lineRule="auto"/>
    </w:pPr>
    <w:rPr>
      <w:rFonts w:eastAsiaTheme="minorEastAsia"/>
      <w:lang w:val="en-US"/>
    </w:rPr>
  </w:style>
  <w:style w:type="character" w:styleId="RodapChar" w:customStyle="1">
    <w:name w:val="Rodapé Char"/>
    <w:basedOn w:val="Fontepargpadro"/>
    <w:link w:val="Rodap"/>
    <w:uiPriority w:val="99"/>
    <w:rsid w:val="0040616A"/>
    <w:rPr>
      <w:rFonts w:eastAsiaTheme="minorEastAsia"/>
      <w:lang w:val="en-US"/>
    </w:rPr>
  </w:style>
  <w:style w:type="paragraph" w:styleId="SemEspaamento">
    <w:name w:val="No Spacing"/>
    <w:uiPriority w:val="1"/>
    <w:qFormat w:val="1"/>
    <w:rsid w:val="0040616A"/>
    <w:pPr>
      <w:spacing w:after="0" w:line="240" w:lineRule="auto"/>
    </w:pPr>
    <w:rPr>
      <w:rFonts w:eastAsiaTheme="minorEastAsia"/>
      <w:lang w:val="en-US"/>
    </w:rPr>
  </w:style>
  <w:style w:type="character" w:styleId="TtuloChar" w:customStyle="1">
    <w:name w:val="Título Char"/>
    <w:basedOn w:val="Fontepargpadro"/>
    <w:link w:val="Ttulo"/>
    <w:uiPriority w:val="10"/>
    <w:rsid w:val="0040616A"/>
    <w:rPr>
      <w:rFonts w:asciiTheme="majorHAnsi" w:cstheme="majorBidi" w:eastAsiaTheme="majorEastAsia" w:hAnsiTheme="majorHAnsi"/>
      <w:color w:val="323e4f" w:themeColor="text2" w:themeShade="0000BF"/>
      <w:spacing w:val="5"/>
      <w:kern w:val="28"/>
      <w:sz w:val="52"/>
      <w:szCs w:val="52"/>
      <w:lang w:val="en-US"/>
    </w:rPr>
  </w:style>
  <w:style w:type="character" w:styleId="SubttuloChar" w:customStyle="1">
    <w:name w:val="Subtítulo Char"/>
    <w:basedOn w:val="Fontepargpadro"/>
    <w:link w:val="Subttulo"/>
    <w:uiPriority w:val="11"/>
    <w:rsid w:val="0040616A"/>
    <w:rPr>
      <w:rFonts w:asciiTheme="majorHAnsi" w:cstheme="majorBidi" w:eastAsiaTheme="majorEastAsia" w:hAnsiTheme="majorHAnsi"/>
      <w:i w:val="1"/>
      <w:iCs w:val="1"/>
      <w:color w:val="4472c4" w:themeColor="accent1"/>
      <w:spacing w:val="15"/>
      <w:sz w:val="24"/>
      <w:szCs w:val="24"/>
      <w:lang w:val="en-US"/>
    </w:rPr>
  </w:style>
  <w:style w:type="paragraph" w:styleId="Corpodetexto">
    <w:name w:val="Body Text"/>
    <w:basedOn w:val="Normal"/>
    <w:link w:val="CorpodetextoChar"/>
    <w:uiPriority w:val="99"/>
    <w:unhideWhenUsed w:val="1"/>
    <w:rsid w:val="0040616A"/>
    <w:pPr>
      <w:spacing w:after="120" w:line="276" w:lineRule="auto"/>
    </w:pPr>
    <w:rPr>
      <w:rFonts w:eastAsiaTheme="minorEastAsia"/>
      <w:lang w:val="en-US"/>
    </w:rPr>
  </w:style>
  <w:style w:type="character" w:styleId="CorpodetextoChar" w:customStyle="1">
    <w:name w:val="Corpo de texto Char"/>
    <w:basedOn w:val="Fontepargpadro"/>
    <w:link w:val="Corpodetexto"/>
    <w:uiPriority w:val="99"/>
    <w:rsid w:val="0040616A"/>
    <w:rPr>
      <w:rFonts w:eastAsiaTheme="minorEastAsia"/>
      <w:lang w:val="en-US"/>
    </w:rPr>
  </w:style>
  <w:style w:type="paragraph" w:styleId="Corpodetexto2">
    <w:name w:val="Body Text 2"/>
    <w:basedOn w:val="Normal"/>
    <w:link w:val="Corpodetexto2Char"/>
    <w:uiPriority w:val="99"/>
    <w:unhideWhenUsed w:val="1"/>
    <w:rsid w:val="0040616A"/>
    <w:pPr>
      <w:spacing w:after="120" w:line="480" w:lineRule="auto"/>
    </w:pPr>
    <w:rPr>
      <w:rFonts w:eastAsiaTheme="minorEastAsia"/>
      <w:lang w:val="en-US"/>
    </w:rPr>
  </w:style>
  <w:style w:type="character" w:styleId="Corpodetexto2Char" w:customStyle="1">
    <w:name w:val="Corpo de texto 2 Char"/>
    <w:basedOn w:val="Fontepargpadro"/>
    <w:link w:val="Corpodetexto2"/>
    <w:uiPriority w:val="99"/>
    <w:rsid w:val="0040616A"/>
    <w:rPr>
      <w:rFonts w:eastAsiaTheme="minorEastAsia"/>
      <w:lang w:val="en-US"/>
    </w:rPr>
  </w:style>
  <w:style w:type="paragraph" w:styleId="Corpodetexto3">
    <w:name w:val="Body Text 3"/>
    <w:basedOn w:val="Normal"/>
    <w:link w:val="Corpodetexto3Char"/>
    <w:uiPriority w:val="99"/>
    <w:unhideWhenUsed w:val="1"/>
    <w:rsid w:val="0040616A"/>
    <w:pPr>
      <w:spacing w:after="120" w:line="276" w:lineRule="auto"/>
    </w:pPr>
    <w:rPr>
      <w:rFonts w:eastAsiaTheme="minorEastAsia"/>
      <w:sz w:val="16"/>
      <w:szCs w:val="16"/>
      <w:lang w:val="en-US"/>
    </w:rPr>
  </w:style>
  <w:style w:type="character" w:styleId="Corpodetexto3Char" w:customStyle="1">
    <w:name w:val="Corpo de texto 3 Char"/>
    <w:basedOn w:val="Fontepargpadro"/>
    <w:link w:val="Corpodetexto3"/>
    <w:uiPriority w:val="99"/>
    <w:rsid w:val="0040616A"/>
    <w:rPr>
      <w:rFonts w:eastAsiaTheme="minorEastAsia"/>
      <w:sz w:val="16"/>
      <w:szCs w:val="16"/>
      <w:lang w:val="en-US"/>
    </w:rPr>
  </w:style>
  <w:style w:type="paragraph" w:styleId="Lista">
    <w:name w:val="List"/>
    <w:basedOn w:val="Normal"/>
    <w:uiPriority w:val="99"/>
    <w:unhideWhenUsed w:val="1"/>
    <w:rsid w:val="0040616A"/>
    <w:pPr>
      <w:spacing w:after="200" w:line="276" w:lineRule="auto"/>
      <w:ind w:left="360" w:hanging="360"/>
      <w:contextualSpacing w:val="1"/>
    </w:pPr>
    <w:rPr>
      <w:rFonts w:eastAsiaTheme="minorEastAsia"/>
      <w:lang w:val="en-US"/>
    </w:rPr>
  </w:style>
  <w:style w:type="paragraph" w:styleId="Lista2">
    <w:name w:val="List 2"/>
    <w:basedOn w:val="Normal"/>
    <w:uiPriority w:val="99"/>
    <w:unhideWhenUsed w:val="1"/>
    <w:rsid w:val="0040616A"/>
    <w:pPr>
      <w:spacing w:after="200" w:line="276" w:lineRule="auto"/>
      <w:ind w:left="720" w:hanging="360"/>
      <w:contextualSpacing w:val="1"/>
    </w:pPr>
    <w:rPr>
      <w:rFonts w:eastAsiaTheme="minorEastAsia"/>
      <w:lang w:val="en-US"/>
    </w:rPr>
  </w:style>
  <w:style w:type="paragraph" w:styleId="Lista3">
    <w:name w:val="List 3"/>
    <w:basedOn w:val="Normal"/>
    <w:uiPriority w:val="99"/>
    <w:unhideWhenUsed w:val="1"/>
    <w:rsid w:val="0040616A"/>
    <w:pPr>
      <w:spacing w:after="200" w:line="276" w:lineRule="auto"/>
      <w:ind w:left="1080" w:hanging="360"/>
      <w:contextualSpacing w:val="1"/>
    </w:pPr>
    <w:rPr>
      <w:rFonts w:eastAsiaTheme="minorEastAsia"/>
      <w:lang w:val="en-US"/>
    </w:rPr>
  </w:style>
  <w:style w:type="paragraph" w:styleId="Commarcadores">
    <w:name w:val="List Bullet"/>
    <w:basedOn w:val="Normal"/>
    <w:uiPriority w:val="99"/>
    <w:unhideWhenUsed w:val="1"/>
    <w:rsid w:val="0040616A"/>
    <w:pPr>
      <w:numPr>
        <w:numId w:val="10"/>
      </w:numPr>
      <w:spacing w:after="200" w:line="276" w:lineRule="auto"/>
      <w:contextualSpacing w:val="1"/>
    </w:pPr>
    <w:rPr>
      <w:rFonts w:eastAsiaTheme="minorEastAsia"/>
      <w:lang w:val="en-US"/>
    </w:rPr>
  </w:style>
  <w:style w:type="paragraph" w:styleId="Commarcadores2">
    <w:name w:val="List Bullet 2"/>
    <w:basedOn w:val="Normal"/>
    <w:uiPriority w:val="99"/>
    <w:unhideWhenUsed w:val="1"/>
    <w:rsid w:val="0040616A"/>
    <w:pPr>
      <w:numPr>
        <w:numId w:val="11"/>
      </w:numPr>
      <w:spacing w:after="200" w:line="276" w:lineRule="auto"/>
      <w:contextualSpacing w:val="1"/>
    </w:pPr>
    <w:rPr>
      <w:rFonts w:eastAsiaTheme="minorEastAsia"/>
      <w:lang w:val="en-US"/>
    </w:rPr>
  </w:style>
  <w:style w:type="paragraph" w:styleId="Commarcadores3">
    <w:name w:val="List Bullet 3"/>
    <w:basedOn w:val="Normal"/>
    <w:uiPriority w:val="99"/>
    <w:unhideWhenUsed w:val="1"/>
    <w:rsid w:val="0040616A"/>
    <w:pPr>
      <w:numPr>
        <w:numId w:val="12"/>
      </w:numPr>
      <w:spacing w:after="200" w:line="276" w:lineRule="auto"/>
      <w:contextualSpacing w:val="1"/>
    </w:pPr>
    <w:rPr>
      <w:rFonts w:eastAsiaTheme="minorEastAsia"/>
      <w:lang w:val="en-US"/>
    </w:rPr>
  </w:style>
  <w:style w:type="paragraph" w:styleId="Numerada">
    <w:name w:val="List Number"/>
    <w:basedOn w:val="Normal"/>
    <w:uiPriority w:val="99"/>
    <w:unhideWhenUsed w:val="1"/>
    <w:rsid w:val="0040616A"/>
    <w:pPr>
      <w:numPr>
        <w:numId w:val="14"/>
      </w:numPr>
      <w:spacing w:after="200" w:line="276" w:lineRule="auto"/>
      <w:contextualSpacing w:val="1"/>
    </w:pPr>
    <w:rPr>
      <w:rFonts w:eastAsiaTheme="minorEastAsia"/>
      <w:lang w:val="en-US"/>
    </w:rPr>
  </w:style>
  <w:style w:type="paragraph" w:styleId="Numerada2">
    <w:name w:val="List Number 2"/>
    <w:basedOn w:val="Normal"/>
    <w:uiPriority w:val="99"/>
    <w:unhideWhenUsed w:val="1"/>
    <w:rsid w:val="0040616A"/>
    <w:pPr>
      <w:numPr>
        <w:numId w:val="15"/>
      </w:numPr>
      <w:spacing w:after="200" w:line="276" w:lineRule="auto"/>
      <w:contextualSpacing w:val="1"/>
    </w:pPr>
    <w:rPr>
      <w:rFonts w:eastAsiaTheme="minorEastAsia"/>
      <w:lang w:val="en-US"/>
    </w:rPr>
  </w:style>
  <w:style w:type="paragraph" w:styleId="Numerada3">
    <w:name w:val="List Number 3"/>
    <w:basedOn w:val="Normal"/>
    <w:uiPriority w:val="99"/>
    <w:unhideWhenUsed w:val="1"/>
    <w:rsid w:val="0040616A"/>
    <w:pPr>
      <w:numPr>
        <w:numId w:val="16"/>
      </w:numPr>
      <w:spacing w:after="200" w:line="276" w:lineRule="auto"/>
      <w:contextualSpacing w:val="1"/>
    </w:pPr>
    <w:rPr>
      <w:rFonts w:eastAsiaTheme="minorEastAsia"/>
      <w:lang w:val="en-US"/>
    </w:rPr>
  </w:style>
  <w:style w:type="paragraph" w:styleId="Listadecontinuao">
    <w:name w:val="List Continue"/>
    <w:basedOn w:val="Normal"/>
    <w:uiPriority w:val="99"/>
    <w:unhideWhenUsed w:val="1"/>
    <w:rsid w:val="0040616A"/>
    <w:pPr>
      <w:spacing w:after="120" w:line="276" w:lineRule="auto"/>
      <w:ind w:left="360"/>
      <w:contextualSpacing w:val="1"/>
    </w:pPr>
    <w:rPr>
      <w:rFonts w:eastAsiaTheme="minorEastAsia"/>
      <w:lang w:val="en-US"/>
    </w:rPr>
  </w:style>
  <w:style w:type="paragraph" w:styleId="Listadecontinuao2">
    <w:name w:val="List Continue 2"/>
    <w:basedOn w:val="Normal"/>
    <w:uiPriority w:val="99"/>
    <w:unhideWhenUsed w:val="1"/>
    <w:rsid w:val="0040616A"/>
    <w:pPr>
      <w:spacing w:after="120" w:line="276" w:lineRule="auto"/>
      <w:ind w:left="720"/>
      <w:contextualSpacing w:val="1"/>
    </w:pPr>
    <w:rPr>
      <w:rFonts w:eastAsiaTheme="minorEastAsia"/>
      <w:lang w:val="en-US"/>
    </w:rPr>
  </w:style>
  <w:style w:type="paragraph" w:styleId="Listadecontinuao3">
    <w:name w:val="List Continue 3"/>
    <w:basedOn w:val="Normal"/>
    <w:uiPriority w:val="99"/>
    <w:unhideWhenUsed w:val="1"/>
    <w:rsid w:val="0040616A"/>
    <w:pPr>
      <w:spacing w:after="120" w:line="276" w:lineRule="auto"/>
      <w:ind w:left="1080"/>
      <w:contextualSpacing w:val="1"/>
    </w:pPr>
    <w:rPr>
      <w:rFonts w:eastAsiaTheme="minorEastAsia"/>
      <w:lang w:val="en-US"/>
    </w:rPr>
  </w:style>
  <w:style w:type="paragraph" w:styleId="Textodemacro">
    <w:name w:val="macro"/>
    <w:link w:val="TextodemacroChar"/>
    <w:uiPriority w:val="99"/>
    <w:unhideWhenUsed w:val="1"/>
    <w:rsid w:val="0040616A"/>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sz w:val="20"/>
      <w:szCs w:val="20"/>
      <w:lang w:val="en-US"/>
    </w:rPr>
  </w:style>
  <w:style w:type="character" w:styleId="TextodemacroChar" w:customStyle="1">
    <w:name w:val="Texto de macro Char"/>
    <w:basedOn w:val="Fontepargpadro"/>
    <w:link w:val="Textodemacro"/>
    <w:uiPriority w:val="99"/>
    <w:rsid w:val="0040616A"/>
    <w:rPr>
      <w:rFonts w:ascii="Courier" w:hAnsi="Courier" w:eastAsiaTheme="minorEastAsia"/>
      <w:sz w:val="20"/>
      <w:szCs w:val="20"/>
      <w:lang w:val="en-US"/>
    </w:rPr>
  </w:style>
  <w:style w:type="paragraph" w:styleId="Citao">
    <w:name w:val="Quote"/>
    <w:basedOn w:val="Normal"/>
    <w:next w:val="Normal"/>
    <w:link w:val="CitaoChar"/>
    <w:uiPriority w:val="29"/>
    <w:qFormat w:val="1"/>
    <w:rsid w:val="0040616A"/>
    <w:pPr>
      <w:spacing w:after="200" w:line="276" w:lineRule="auto"/>
    </w:pPr>
    <w:rPr>
      <w:rFonts w:eastAsiaTheme="minorEastAsia"/>
      <w:i w:val="1"/>
      <w:iCs w:val="1"/>
      <w:color w:val="000000" w:themeColor="text1"/>
      <w:lang w:val="en-US"/>
    </w:rPr>
  </w:style>
  <w:style w:type="character" w:styleId="CitaoChar" w:customStyle="1">
    <w:name w:val="Citação Char"/>
    <w:basedOn w:val="Fontepargpadro"/>
    <w:link w:val="Citao"/>
    <w:uiPriority w:val="29"/>
    <w:rsid w:val="0040616A"/>
    <w:rPr>
      <w:rFonts w:eastAsiaTheme="minorEastAsia"/>
      <w:i w:val="1"/>
      <w:iCs w:val="1"/>
      <w:color w:val="000000" w:themeColor="text1"/>
      <w:lang w:val="en-US"/>
    </w:rPr>
  </w:style>
  <w:style w:type="paragraph" w:styleId="Legenda">
    <w:name w:val="caption"/>
    <w:basedOn w:val="Normal"/>
    <w:next w:val="Normal"/>
    <w:uiPriority w:val="35"/>
    <w:semiHidden w:val="1"/>
    <w:unhideWhenUsed w:val="1"/>
    <w:qFormat w:val="1"/>
    <w:rsid w:val="0040616A"/>
    <w:pPr>
      <w:spacing w:after="200" w:line="240" w:lineRule="auto"/>
    </w:pPr>
    <w:rPr>
      <w:rFonts w:eastAsiaTheme="minorEastAsia"/>
      <w:b w:val="1"/>
      <w:bCs w:val="1"/>
      <w:color w:val="4472c4" w:themeColor="accent1"/>
      <w:sz w:val="18"/>
      <w:szCs w:val="18"/>
      <w:lang w:val="en-US"/>
    </w:rPr>
  </w:style>
  <w:style w:type="paragraph" w:styleId="CitaoIntensa">
    <w:name w:val="Intense Quote"/>
    <w:basedOn w:val="Normal"/>
    <w:next w:val="Normal"/>
    <w:link w:val="CitaoIntensaChar"/>
    <w:uiPriority w:val="30"/>
    <w:qFormat w:val="1"/>
    <w:rsid w:val="0040616A"/>
    <w:pPr>
      <w:pBdr>
        <w:bottom w:color="4472c4" w:space="4" w:sz="4" w:themeColor="accent1" w:val="single"/>
      </w:pBdr>
      <w:spacing w:after="280" w:before="200" w:line="276" w:lineRule="auto"/>
      <w:ind w:left="936" w:right="936"/>
    </w:pPr>
    <w:rPr>
      <w:rFonts w:eastAsiaTheme="minorEastAsia"/>
      <w:b w:val="1"/>
      <w:bCs w:val="1"/>
      <w:i w:val="1"/>
      <w:iCs w:val="1"/>
      <w:color w:val="4472c4" w:themeColor="accent1"/>
      <w:lang w:val="en-US"/>
    </w:rPr>
  </w:style>
  <w:style w:type="character" w:styleId="CitaoIntensaChar" w:customStyle="1">
    <w:name w:val="Citação Intensa Char"/>
    <w:basedOn w:val="Fontepargpadro"/>
    <w:link w:val="CitaoIntensa"/>
    <w:uiPriority w:val="30"/>
    <w:rsid w:val="0040616A"/>
    <w:rPr>
      <w:rFonts w:eastAsiaTheme="minorEastAsia"/>
      <w:b w:val="1"/>
      <w:bCs w:val="1"/>
      <w:i w:val="1"/>
      <w:iCs w:val="1"/>
      <w:color w:val="4472c4" w:themeColor="accent1"/>
      <w:lang w:val="en-US"/>
    </w:rPr>
  </w:style>
  <w:style w:type="character" w:styleId="nfaseSutil">
    <w:name w:val="Subtle Emphasis"/>
    <w:basedOn w:val="Fontepargpadro"/>
    <w:uiPriority w:val="19"/>
    <w:qFormat w:val="1"/>
    <w:rsid w:val="0040616A"/>
    <w:rPr>
      <w:i w:val="1"/>
      <w:iCs w:val="1"/>
      <w:color w:val="808080" w:themeColor="text1" w:themeTint="00007F"/>
    </w:rPr>
  </w:style>
  <w:style w:type="character" w:styleId="nfaseIntensa">
    <w:name w:val="Intense Emphasis"/>
    <w:basedOn w:val="Fontepargpadro"/>
    <w:uiPriority w:val="21"/>
    <w:qFormat w:val="1"/>
    <w:rsid w:val="0040616A"/>
    <w:rPr>
      <w:b w:val="1"/>
      <w:bCs w:val="1"/>
      <w:i w:val="1"/>
      <w:iCs w:val="1"/>
      <w:color w:val="4472c4" w:themeColor="accent1"/>
    </w:rPr>
  </w:style>
  <w:style w:type="character" w:styleId="RefernciaSutil">
    <w:name w:val="Subtle Reference"/>
    <w:basedOn w:val="Fontepargpadro"/>
    <w:uiPriority w:val="31"/>
    <w:qFormat w:val="1"/>
    <w:rsid w:val="0040616A"/>
    <w:rPr>
      <w:smallCaps w:val="1"/>
      <w:color w:val="ed7d31" w:themeColor="accent2"/>
      <w:u w:val="single"/>
    </w:rPr>
  </w:style>
  <w:style w:type="character" w:styleId="RefernciaIntensa">
    <w:name w:val="Intense Reference"/>
    <w:basedOn w:val="Fontepargpadro"/>
    <w:uiPriority w:val="32"/>
    <w:qFormat w:val="1"/>
    <w:rsid w:val="0040616A"/>
    <w:rPr>
      <w:b w:val="1"/>
      <w:bCs w:val="1"/>
      <w:smallCaps w:val="1"/>
      <w:color w:val="ed7d31" w:themeColor="accent2"/>
      <w:spacing w:val="5"/>
      <w:u w:val="single"/>
    </w:rPr>
  </w:style>
  <w:style w:type="character" w:styleId="TtulodoLivro">
    <w:name w:val="Book Title"/>
    <w:basedOn w:val="Fontepargpadro"/>
    <w:uiPriority w:val="33"/>
    <w:qFormat w:val="1"/>
    <w:rsid w:val="0040616A"/>
    <w:rPr>
      <w:b w:val="1"/>
      <w:bCs w:val="1"/>
      <w:smallCaps w:val="1"/>
      <w:spacing w:val="5"/>
    </w:rPr>
  </w:style>
  <w:style w:type="paragraph" w:styleId="CabealhodoSumrio">
    <w:name w:val="TOC Heading"/>
    <w:basedOn w:val="Ttulo1"/>
    <w:next w:val="Normal"/>
    <w:uiPriority w:val="39"/>
    <w:semiHidden w:val="1"/>
    <w:unhideWhenUsed w:val="1"/>
    <w:qFormat w:val="1"/>
    <w:rsid w:val="0040616A"/>
    <w:pPr>
      <w:outlineLvl w:val="9"/>
    </w:pPr>
  </w:style>
  <w:style w:type="table" w:styleId="Tabelacomgrade">
    <w:name w:val="Table Grid"/>
    <w:basedOn w:val="Tabelanormal"/>
    <w:uiPriority w:val="59"/>
    <w:rsid w:val="0040616A"/>
    <w:pPr>
      <w:spacing w:after="0" w:line="240" w:lineRule="auto"/>
    </w:pPr>
    <w:rPr>
      <w:rFonts w:eastAsiaTheme="minorEastAs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40616A"/>
    <w:pPr>
      <w:spacing w:after="0" w:line="240" w:lineRule="auto"/>
    </w:pPr>
    <w:rPr>
      <w:rFonts w:eastAsiaTheme="minorEastAsia"/>
      <w:color w:val="000000" w:themeColor="text1" w:themeShade="0000BF"/>
      <w:lang w:val="en-U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40616A"/>
    <w:pPr>
      <w:spacing w:after="0" w:line="240" w:lineRule="auto"/>
    </w:pPr>
    <w:rPr>
      <w:rFonts w:eastAsiaTheme="minorEastAsia"/>
      <w:color w:val="2f5496" w:themeColor="accent1" w:themeShade="0000BF"/>
      <w:lang w:val="en-US"/>
    </w:rPr>
    <w:tblPr>
      <w:tblStyleRowBandSize w:val="1"/>
      <w:tblStyleColBandSize w:val="1"/>
      <w:tblBorders>
        <w:top w:color="4472c4" w:space="0" w:sz="8" w:themeColor="accent1" w:val="single"/>
        <w:bottom w:color="4472c4" w:space="0" w:sz="8" w:themeColor="accent1" w:val="single"/>
      </w:tblBorders>
    </w:tblPr>
    <w:tblStylePr w:type="fir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table" w:styleId="SombreamentoClaro-nfase2">
    <w:name w:val="Light Shading Accent 2"/>
    <w:basedOn w:val="Tabelanormal"/>
    <w:uiPriority w:val="60"/>
    <w:rsid w:val="0040616A"/>
    <w:pPr>
      <w:spacing w:after="0" w:line="240" w:lineRule="auto"/>
    </w:pPr>
    <w:rPr>
      <w:rFonts w:eastAsiaTheme="minorEastAsia"/>
      <w:color w:val="c45911" w:themeColor="accent2" w:themeShade="0000BF"/>
      <w:lang w:val="en-US"/>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type="table" w:styleId="SombreamentoClaro-nfase3">
    <w:name w:val="Light Shading Accent 3"/>
    <w:basedOn w:val="Tabelanormal"/>
    <w:uiPriority w:val="60"/>
    <w:rsid w:val="0040616A"/>
    <w:pPr>
      <w:spacing w:after="0" w:line="240" w:lineRule="auto"/>
    </w:pPr>
    <w:rPr>
      <w:rFonts w:eastAsiaTheme="minorEastAsia"/>
      <w:color w:val="7b7b7b" w:themeColor="accent3" w:themeShade="0000BF"/>
      <w:lang w:val="en-US"/>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SombreamentoClaro-nfase4">
    <w:name w:val="Light Shading Accent 4"/>
    <w:basedOn w:val="Tabelanormal"/>
    <w:uiPriority w:val="60"/>
    <w:rsid w:val="0040616A"/>
    <w:pPr>
      <w:spacing w:after="0" w:line="240" w:lineRule="auto"/>
    </w:pPr>
    <w:rPr>
      <w:rFonts w:eastAsiaTheme="minorEastAsia"/>
      <w:color w:val="bf8f00" w:themeColor="accent4" w:themeShade="0000BF"/>
      <w:lang w:val="en-US"/>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type="table" w:styleId="SombreamentoClaro-nfase5">
    <w:name w:val="Light Shading Accent 5"/>
    <w:basedOn w:val="Tabelanormal"/>
    <w:uiPriority w:val="60"/>
    <w:rsid w:val="0040616A"/>
    <w:pPr>
      <w:spacing w:after="0" w:line="240" w:lineRule="auto"/>
    </w:pPr>
    <w:rPr>
      <w:rFonts w:eastAsiaTheme="minorEastAsia"/>
      <w:color w:val="2e74b5" w:themeColor="accent5" w:themeShade="0000BF"/>
      <w:lang w:val="en-US"/>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SombreamentoClaro-nfase6">
    <w:name w:val="Light Shading Accent 6"/>
    <w:basedOn w:val="Tabelanormal"/>
    <w:uiPriority w:val="60"/>
    <w:rsid w:val="0040616A"/>
    <w:pPr>
      <w:spacing w:after="0" w:line="240" w:lineRule="auto"/>
    </w:pPr>
    <w:rPr>
      <w:rFonts w:eastAsiaTheme="minorEastAsia"/>
      <w:color w:val="538135" w:themeColor="accent6" w:themeShade="0000BF"/>
      <w:lang w:val="en-US"/>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type="table" w:styleId="ListaClara">
    <w:name w:val="Light List"/>
    <w:basedOn w:val="Tabelanormal"/>
    <w:uiPriority w:val="61"/>
    <w:rsid w:val="0040616A"/>
    <w:pPr>
      <w:spacing w:after="0" w:line="240" w:lineRule="auto"/>
    </w:pPr>
    <w:rPr>
      <w:rFonts w:eastAsiaTheme="minorEastAsia"/>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40616A"/>
    <w:pPr>
      <w:spacing w:after="0" w:line="240" w:lineRule="auto"/>
    </w:pPr>
    <w:rPr>
      <w:rFonts w:eastAsiaTheme="minorEastAsia"/>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before="0" w:line="240" w:lineRule="auto"/>
      </w:pPr>
      <w:rPr>
        <w:b w:val="1"/>
        <w:bCs w:val="1"/>
        <w:color w:val="ffffff" w:themeColor="background1"/>
      </w:rPr>
      <w:tblPr/>
      <w:tcPr>
        <w:shd w:color="auto" w:fill="4472c4" w:themeFill="accent1" w:val="clear"/>
      </w:tcPr>
    </w:tblStylePr>
    <w:tblStylePr w:type="lastRow">
      <w:pPr>
        <w:spacing w:after="0" w:before="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table" w:styleId="ListaClara-nfase2">
    <w:name w:val="Light List Accent 2"/>
    <w:basedOn w:val="Tabelanormal"/>
    <w:uiPriority w:val="61"/>
    <w:rsid w:val="0040616A"/>
    <w:pPr>
      <w:spacing w:after="0" w:line="240" w:lineRule="auto"/>
    </w:pPr>
    <w:rPr>
      <w:rFonts w:eastAsiaTheme="minorEastAsia"/>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val="1"/>
        <w:bCs w:val="1"/>
        <w:color w:val="ffffff" w:themeColor="background1"/>
      </w:rPr>
      <w:tblPr/>
      <w:tcPr>
        <w:shd w:color="auto" w:fill="ed7d31" w:themeFill="accent2" w:val="clear"/>
      </w:tcPr>
    </w:tblStylePr>
    <w:tblStylePr w:type="lastRow">
      <w:pPr>
        <w:spacing w:after="0" w:before="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type="table" w:styleId="ListaClara-nfase3">
    <w:name w:val="Light List Accent 3"/>
    <w:basedOn w:val="Tabelanormal"/>
    <w:uiPriority w:val="61"/>
    <w:rsid w:val="0040616A"/>
    <w:pPr>
      <w:spacing w:after="0" w:line="240" w:lineRule="auto"/>
    </w:pPr>
    <w:rPr>
      <w:rFonts w:eastAsiaTheme="minorEastAsia"/>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val="1"/>
        <w:bCs w:val="1"/>
        <w:color w:val="ffffff" w:themeColor="background1"/>
      </w:rPr>
      <w:tblPr/>
      <w:tcPr>
        <w:shd w:color="auto" w:fill="a5a5a5" w:themeFill="accent3" w:val="clear"/>
      </w:tcPr>
    </w:tblStylePr>
    <w:tblStylePr w:type="lastRow">
      <w:pPr>
        <w:spacing w:after="0" w:before="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type="table" w:styleId="ListaClara-nfase4">
    <w:name w:val="Light List Accent 4"/>
    <w:basedOn w:val="Tabelanormal"/>
    <w:uiPriority w:val="61"/>
    <w:rsid w:val="0040616A"/>
    <w:pPr>
      <w:spacing w:after="0" w:line="240" w:lineRule="auto"/>
    </w:pPr>
    <w:rPr>
      <w:rFonts w:eastAsiaTheme="minorEastAsia"/>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val="1"/>
        <w:bCs w:val="1"/>
        <w:color w:val="ffffff" w:themeColor="background1"/>
      </w:rPr>
      <w:tblPr/>
      <w:tcPr>
        <w:shd w:color="auto" w:fill="ffc000" w:themeFill="accent4" w:val="clear"/>
      </w:tcPr>
    </w:tblStylePr>
    <w:tblStylePr w:type="lastRow">
      <w:pPr>
        <w:spacing w:after="0" w:before="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type="table" w:styleId="ListaClara-nfase5">
    <w:name w:val="Light List Accent 5"/>
    <w:basedOn w:val="Tabelanormal"/>
    <w:uiPriority w:val="61"/>
    <w:rsid w:val="0040616A"/>
    <w:pPr>
      <w:spacing w:after="0" w:line="240" w:lineRule="auto"/>
    </w:pPr>
    <w:rPr>
      <w:rFonts w:eastAsiaTheme="minorEastAsia"/>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before="0" w:line="240" w:lineRule="auto"/>
      </w:pPr>
      <w:rPr>
        <w:b w:val="1"/>
        <w:bCs w:val="1"/>
        <w:color w:val="ffffff" w:themeColor="background1"/>
      </w:rPr>
      <w:tblPr/>
      <w:tcPr>
        <w:shd w:color="auto" w:fill="5b9bd5" w:themeFill="accent5" w:val="clear"/>
      </w:tcPr>
    </w:tblStylePr>
    <w:tblStylePr w:type="lastRow">
      <w:pPr>
        <w:spacing w:after="0" w:before="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type="table" w:styleId="ListaClara-nfase6">
    <w:name w:val="Light List Accent 6"/>
    <w:basedOn w:val="Tabelanormal"/>
    <w:uiPriority w:val="61"/>
    <w:rsid w:val="0040616A"/>
    <w:pPr>
      <w:spacing w:after="0" w:line="240" w:lineRule="auto"/>
    </w:pPr>
    <w:rPr>
      <w:rFonts w:eastAsiaTheme="minorEastAsia"/>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val="1"/>
        <w:bCs w:val="1"/>
        <w:color w:val="ffffff" w:themeColor="background1"/>
      </w:rPr>
      <w:tblPr/>
      <w:tcPr>
        <w:shd w:color="auto" w:fill="70ad47" w:themeFill="accent6" w:val="clear"/>
      </w:tcPr>
    </w:tblStylePr>
    <w:tblStylePr w:type="lastRow">
      <w:pPr>
        <w:spacing w:after="0" w:before="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type="table" w:styleId="GradeClara">
    <w:name w:val="Light Grid"/>
    <w:basedOn w:val="Tabelanormal"/>
    <w:uiPriority w:val="62"/>
    <w:rsid w:val="0040616A"/>
    <w:pPr>
      <w:spacing w:after="0" w:line="240" w:lineRule="auto"/>
    </w:pPr>
    <w:rPr>
      <w:rFonts w:eastAsiaTheme="minorEastAsia"/>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40616A"/>
    <w:pPr>
      <w:spacing w:after="0" w:line="240" w:lineRule="auto"/>
    </w:pPr>
    <w:rPr>
      <w:rFonts w:eastAsiaTheme="minorEastAsia"/>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table" w:styleId="GradeClara-nfase2">
    <w:name w:val="Light Grid Accent 2"/>
    <w:basedOn w:val="Tabelanormal"/>
    <w:uiPriority w:val="62"/>
    <w:rsid w:val="0040616A"/>
    <w:pPr>
      <w:spacing w:after="0" w:line="240" w:lineRule="auto"/>
    </w:pPr>
    <w:rPr>
      <w:rFonts w:eastAsiaTheme="minorEastAsia"/>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table" w:styleId="GradeClara-nfase3">
    <w:name w:val="Light Grid Accent 3"/>
    <w:basedOn w:val="Tabelanormal"/>
    <w:uiPriority w:val="62"/>
    <w:rsid w:val="0040616A"/>
    <w:pPr>
      <w:spacing w:after="0" w:line="240" w:lineRule="auto"/>
    </w:pPr>
    <w:rPr>
      <w:rFonts w:eastAsiaTheme="minorEastAsia"/>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type="table" w:styleId="GradeClara-nfase4">
    <w:name w:val="Light Grid Accent 4"/>
    <w:basedOn w:val="Tabelanormal"/>
    <w:uiPriority w:val="62"/>
    <w:rsid w:val="0040616A"/>
    <w:pPr>
      <w:spacing w:after="0" w:line="240" w:lineRule="auto"/>
    </w:pPr>
    <w:rPr>
      <w:rFonts w:eastAsiaTheme="minorEastAsia"/>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type="table" w:styleId="GradeClara-nfase5">
    <w:name w:val="Light Grid Accent 5"/>
    <w:basedOn w:val="Tabelanormal"/>
    <w:uiPriority w:val="62"/>
    <w:rsid w:val="0040616A"/>
    <w:pPr>
      <w:spacing w:after="0" w:line="240" w:lineRule="auto"/>
    </w:pPr>
    <w:rPr>
      <w:rFonts w:eastAsiaTheme="minorEastAsia"/>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type="table" w:styleId="GradeClara-nfase6">
    <w:name w:val="Light Grid Accent 6"/>
    <w:basedOn w:val="Tabelanormal"/>
    <w:uiPriority w:val="62"/>
    <w:rsid w:val="0040616A"/>
    <w:pPr>
      <w:spacing w:after="0" w:line="240" w:lineRule="auto"/>
    </w:pPr>
    <w:rPr>
      <w:rFonts w:eastAsiaTheme="minorEastAsia"/>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type="table" w:styleId="SombreamentoMdio1">
    <w:name w:val="Medium Shading 1"/>
    <w:basedOn w:val="Tabelanormal"/>
    <w:uiPriority w:val="63"/>
    <w:rsid w:val="0040616A"/>
    <w:pPr>
      <w:spacing w:after="0" w:line="240" w:lineRule="auto"/>
    </w:pPr>
    <w:rPr>
      <w:rFonts w:eastAsiaTheme="minorEastAsia"/>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40616A"/>
    <w:pPr>
      <w:spacing w:after="0" w:line="240" w:lineRule="auto"/>
    </w:pPr>
    <w:rPr>
      <w:rFonts w:eastAsiaTheme="minorEastAsia"/>
      <w:lang w:val="en-US"/>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before="0" w:line="240" w:lineRule="auto"/>
      </w:pPr>
      <w:rPr>
        <w:b w:val="1"/>
        <w:bCs w:val="1"/>
        <w:color w:val="ffffff" w:themeColor="background1"/>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before="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40616A"/>
    <w:pPr>
      <w:spacing w:after="0" w:line="240" w:lineRule="auto"/>
    </w:pPr>
    <w:rPr>
      <w:rFonts w:eastAsiaTheme="minorEastAsia"/>
      <w:lang w:val="en-US"/>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before="0" w:line="240" w:lineRule="auto"/>
      </w:pPr>
      <w:rPr>
        <w:b w:val="1"/>
        <w:bCs w:val="1"/>
        <w:color w:val="ffffff" w:themeColor="background1"/>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before="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40616A"/>
    <w:pPr>
      <w:spacing w:after="0" w:line="240" w:lineRule="auto"/>
    </w:pPr>
    <w:rPr>
      <w:rFonts w:eastAsiaTheme="minorEastAsia"/>
      <w:lang w:val="en-US"/>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before="0" w:line="240" w:lineRule="auto"/>
      </w:pPr>
      <w:rPr>
        <w:b w:val="1"/>
        <w:bCs w:val="1"/>
        <w:color w:val="ffffff" w:themeColor="background1"/>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before="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40616A"/>
    <w:pPr>
      <w:spacing w:after="0" w:line="240" w:lineRule="auto"/>
    </w:pPr>
    <w:rPr>
      <w:rFonts w:eastAsiaTheme="minorEastAsia"/>
      <w:lang w:val="en-US"/>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before="0" w:line="240" w:lineRule="auto"/>
      </w:pPr>
      <w:rPr>
        <w:b w:val="1"/>
        <w:bCs w:val="1"/>
        <w:color w:val="ffffff" w:themeColor="background1"/>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before="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40616A"/>
    <w:pPr>
      <w:spacing w:after="0" w:line="240" w:lineRule="auto"/>
    </w:pPr>
    <w:rPr>
      <w:rFonts w:eastAsiaTheme="minorEastAsia"/>
      <w:lang w:val="en-US"/>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40616A"/>
    <w:pPr>
      <w:spacing w:after="0" w:line="240" w:lineRule="auto"/>
    </w:pPr>
    <w:rPr>
      <w:rFonts w:eastAsiaTheme="minorEastAsia"/>
      <w:lang w:val="en-US"/>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before="0" w:line="240" w:lineRule="auto"/>
      </w:pPr>
      <w:rPr>
        <w:b w:val="1"/>
        <w:bCs w:val="1"/>
        <w:color w:val="ffffff" w:themeColor="background1"/>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before="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44546a"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rPr>
      <w:tblPr/>
      <w:tcPr>
        <w:tcBorders>
          <w:top w:space="0" w:sz="0" w:val="nil"/>
          <w:bottom w:color="4472c4" w:space="0" w:sz="8" w:themeColor="accent1" w:val="single"/>
        </w:tcBorders>
      </w:tcPr>
    </w:tblStylePr>
    <w:tblStylePr w:type="lastRow">
      <w:rPr>
        <w:b w:val="1"/>
        <w:bCs w:val="1"/>
        <w:color w:val="44546a" w:themeColor="text2"/>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type="table" w:styleId="ListaMdia1-nfase2">
    <w:name w:val="Medium List 1 Accent 2"/>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space="0" w:sz="0" w:val="nil"/>
          <w:bottom w:color="ed7d31" w:space="0" w:sz="8" w:themeColor="accent2" w:val="single"/>
        </w:tcBorders>
      </w:tcPr>
    </w:tblStylePr>
    <w:tblStylePr w:type="lastRow">
      <w:rPr>
        <w:b w:val="1"/>
        <w:bCs w:val="1"/>
        <w:color w:val="44546a" w:themeColor="text2"/>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type="table" w:styleId="ListaMdia1-nfase3">
    <w:name w:val="Medium List 1 Accent 3"/>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space="0" w:sz="0" w:val="nil"/>
          <w:bottom w:color="a5a5a5" w:space="0" w:sz="8" w:themeColor="accent3" w:val="single"/>
        </w:tcBorders>
      </w:tcPr>
    </w:tblStylePr>
    <w:tblStylePr w:type="lastRow">
      <w:rPr>
        <w:b w:val="1"/>
        <w:bCs w:val="1"/>
        <w:color w:val="44546a" w:themeColor="text2"/>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type="table" w:styleId="ListaMdia1-nfase4">
    <w:name w:val="Medium List 1 Accent 4"/>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space="0" w:sz="0" w:val="nil"/>
          <w:bottom w:color="ffc000" w:space="0" w:sz="8" w:themeColor="accent4" w:val="single"/>
        </w:tcBorders>
      </w:tcPr>
    </w:tblStylePr>
    <w:tblStylePr w:type="lastRow">
      <w:rPr>
        <w:b w:val="1"/>
        <w:bCs w:val="1"/>
        <w:color w:val="44546a" w:themeColor="text2"/>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type="table" w:styleId="ListaMdia1-nfase5">
    <w:name w:val="Medium List 1 Accent 5"/>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rPr>
      <w:tblPr/>
      <w:tcPr>
        <w:tcBorders>
          <w:top w:space="0" w:sz="0" w:val="nil"/>
          <w:bottom w:color="5b9bd5" w:space="0" w:sz="8" w:themeColor="accent5" w:val="single"/>
        </w:tcBorders>
      </w:tcPr>
    </w:tblStylePr>
    <w:tblStylePr w:type="lastRow">
      <w:rPr>
        <w:b w:val="1"/>
        <w:bCs w:val="1"/>
        <w:color w:val="44546a" w:themeColor="text2"/>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type="table" w:styleId="ListaMdia1-nfase6">
    <w:name w:val="Medium List 1 Accent 6"/>
    <w:basedOn w:val="Tabelanormal"/>
    <w:uiPriority w:val="65"/>
    <w:rsid w:val="0040616A"/>
    <w:pPr>
      <w:spacing w:after="0" w:line="240" w:lineRule="auto"/>
    </w:pPr>
    <w:rPr>
      <w:rFonts w:eastAsiaTheme="minorEastAsia"/>
      <w:color w:val="000000" w:themeColor="text1"/>
      <w:lang w:val="en-US"/>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space="0" w:sz="0" w:val="nil"/>
          <w:bottom w:color="70ad47" w:space="0" w:sz="8" w:themeColor="accent6" w:val="single"/>
        </w:tcBorders>
      </w:tcPr>
    </w:tblStylePr>
    <w:tblStylePr w:type="lastRow">
      <w:rPr>
        <w:b w:val="1"/>
        <w:bCs w:val="1"/>
        <w:color w:val="44546a" w:themeColor="text2"/>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type="table" w:styleId="ListaMdia2">
    <w:name w:val="Medium List 2"/>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40616A"/>
    <w:pPr>
      <w:spacing w:after="0" w:line="240" w:lineRule="auto"/>
    </w:pPr>
    <w:rPr>
      <w:rFonts w:eastAsiaTheme="minorEastAsia"/>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40616A"/>
    <w:pPr>
      <w:spacing w:after="0" w:line="240" w:lineRule="auto"/>
    </w:pPr>
    <w:rPr>
      <w:rFonts w:eastAsiaTheme="minorEastAsia"/>
      <w:lang w:val="en-US"/>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GradeMdia1-nfase2">
    <w:name w:val="Medium Grid 1 Accent 2"/>
    <w:basedOn w:val="Tabelanormal"/>
    <w:uiPriority w:val="67"/>
    <w:rsid w:val="0040616A"/>
    <w:pPr>
      <w:spacing w:after="0" w:line="240" w:lineRule="auto"/>
    </w:pPr>
    <w:rPr>
      <w:rFonts w:eastAsiaTheme="minorEastAsia"/>
      <w:lang w:val="en-US"/>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GradeMdia1-nfase3">
    <w:name w:val="Medium Grid 1 Accent 3"/>
    <w:basedOn w:val="Tabelanormal"/>
    <w:uiPriority w:val="67"/>
    <w:rsid w:val="0040616A"/>
    <w:pPr>
      <w:spacing w:after="0" w:line="240" w:lineRule="auto"/>
    </w:pPr>
    <w:rPr>
      <w:rFonts w:eastAsiaTheme="minorEastAsia"/>
      <w:lang w:val="en-US"/>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GradeMdia1-nfase4">
    <w:name w:val="Medium Grid 1 Accent 4"/>
    <w:basedOn w:val="Tabelanormal"/>
    <w:uiPriority w:val="67"/>
    <w:rsid w:val="0040616A"/>
    <w:pPr>
      <w:spacing w:after="0" w:line="240" w:lineRule="auto"/>
    </w:pPr>
    <w:rPr>
      <w:rFonts w:eastAsiaTheme="minorEastAsia"/>
      <w:lang w:val="en-US"/>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GradeMdia1-nfase5">
    <w:name w:val="Medium Grid 1 Accent 5"/>
    <w:basedOn w:val="Tabelanormal"/>
    <w:uiPriority w:val="67"/>
    <w:rsid w:val="0040616A"/>
    <w:pPr>
      <w:spacing w:after="0" w:line="240" w:lineRule="auto"/>
    </w:pPr>
    <w:rPr>
      <w:rFonts w:eastAsiaTheme="minorEastAsia"/>
      <w:lang w:val="en-US"/>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GradeMdia1-nfase6">
    <w:name w:val="Medium Grid 1 Accent 6"/>
    <w:basedOn w:val="Tabelanormal"/>
    <w:uiPriority w:val="67"/>
    <w:rsid w:val="0040616A"/>
    <w:pPr>
      <w:spacing w:after="0" w:line="240" w:lineRule="auto"/>
    </w:pPr>
    <w:rPr>
      <w:rFonts w:eastAsiaTheme="minorEastAsia"/>
      <w:lang w:val="en-US"/>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table" w:styleId="GradeMdia2">
    <w:name w:val="Medium Grid 2"/>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val="000000" w:themeColor="text1"/>
      </w:rPr>
      <w:tblPr/>
      <w:tcPr>
        <w:shd w:color="auto" w:fill="ecf1f9"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val="000000" w:themeColor="text1"/>
      </w:rPr>
      <w:tblPr/>
      <w:tcPr>
        <w:shd w:color="auto" w:fill="fdf2e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val="000000" w:themeColor="text1"/>
      </w:rPr>
      <w:tblPr/>
      <w:tcPr>
        <w:shd w:color="auto" w:fill="f6f6f6"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val="000000" w:themeColor="text1"/>
      </w:rPr>
      <w:tblPr/>
      <w:tcPr>
        <w:shd w:color="auto" w:fill="fff8e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val="000000" w:themeColor="text1"/>
      </w:rPr>
      <w:tblPr/>
      <w:tcPr>
        <w:shd w:color="auto" w:fill="eef5fb"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40616A"/>
    <w:pPr>
      <w:spacing w:after="0" w:line="240" w:lineRule="auto"/>
    </w:pPr>
    <w:rPr>
      <w:rFonts w:asciiTheme="majorHAnsi" w:cstheme="majorBidi" w:eastAsiaTheme="majorEastAsia" w:hAnsiTheme="majorHAnsi"/>
      <w:color w:val="000000" w:themeColor="text1"/>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val="000000" w:themeColor="text1"/>
      </w:rPr>
      <w:tblPr/>
      <w:tcPr>
        <w:shd w:color="auto" w:fill="f0f7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type="table" w:styleId="GradeMdia3-nfase2">
    <w:name w:val="Medium Grid 3 Accent 2"/>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GradeMdia3-nfase3">
    <w:name w:val="Medium Grid 3 Accent 3"/>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type="table" w:styleId="GradeMdia3-nfase4">
    <w:name w:val="Medium Grid 3 Accent 4"/>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type="table" w:styleId="GradeMdia3-nfase5">
    <w:name w:val="Medium Grid 3 Accent 5"/>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type="table" w:styleId="GradeMdia3-nfase6">
    <w:name w:val="Medium Grid 3 Accent 6"/>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type="table" w:styleId="ListaEscura">
    <w:name w:val="Dark List"/>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type="table" w:styleId="ListaEscura-nfase2">
    <w:name w:val="Dark List Accent 2"/>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type="table" w:styleId="ListaEscura-nfase3">
    <w:name w:val="Dark List Accent 3"/>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type="table" w:styleId="ListaEscura-nfase4">
    <w:name w:val="Dark List Accent 4"/>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type="table" w:styleId="ListaEscura-nfase5">
    <w:name w:val="Dark List Accent 5"/>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type="table" w:styleId="ListaEscura-nfase6">
    <w:name w:val="Dark List Accent 6"/>
    <w:basedOn w:val="Tabelanormal"/>
    <w:uiPriority w:val="70"/>
    <w:rsid w:val="0040616A"/>
    <w:pPr>
      <w:spacing w:after="0" w:line="240" w:lineRule="auto"/>
    </w:pPr>
    <w:rPr>
      <w:rFonts w:eastAsiaTheme="minorEastAsia"/>
      <w:color w:val="ffffff" w:themeColor="background1"/>
      <w:lang w:val="en-US"/>
    </w:rPr>
    <w:tblPr>
      <w:tblStyleRowBandSize w:val="1"/>
      <w:tblStyleColBandSize w:val="1"/>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type="table" w:styleId="SombreamentoColorido">
    <w:name w:val="Colorful Shading"/>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6437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d470d"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6363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type="table" w:styleId="SombreamentoColorido-nfase4">
    <w:name w:val="Colorful Shading Accent 4"/>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97300"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40616A"/>
    <w:pPr>
      <w:spacing w:after="0" w:line="240" w:lineRule="auto"/>
    </w:pPr>
    <w:rPr>
      <w:rFonts w:eastAsiaTheme="minorEastAsia"/>
      <w:color w:val="000000" w:themeColor="text1"/>
      <w:lang w:val="en-US"/>
    </w:rPr>
    <w:tblPr>
      <w:tblStyleRowBandSize w:val="1"/>
      <w:tblStyleColBandSize w:val="1"/>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3672a"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ecf1f9"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type="table" w:styleId="ListaColorida-nfase2">
    <w:name w:val="Colorful List Accent 2"/>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fdf2ea" w:themeFill="accent2"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type="table" w:styleId="ListaColorida-nfase3">
    <w:name w:val="Colorful List Accent 3"/>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f6f6f6" w:themeFill="accent3" w:themeFillTint="000019" w:val="clear"/>
    </w:tcPr>
    <w:tblStylePr w:type="firstRow">
      <w:rPr>
        <w:b w:val="1"/>
        <w:bCs w:val="1"/>
        <w:color w:val="ffffff" w:themeColor="background1"/>
      </w:rPr>
      <w:tblPr/>
      <w:tcPr>
        <w:tcBorders>
          <w:bottom w:color="ffffff" w:space="0" w:sz="12" w:themeColor="background1" w:val="single"/>
        </w:tcBorders>
        <w:shd w:color="auto" w:fill="cc9900" w:themeFill="accent4" w:themeFillShade="0000CC" w:val="clear"/>
      </w:tcPr>
    </w:tblStylePr>
    <w:tblStylePr w:type="lastRow">
      <w:rPr>
        <w:b w:val="1"/>
        <w:bCs w:val="1"/>
        <w:color w:val="cc99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type="table" w:styleId="ListaColorida-nfase4">
    <w:name w:val="Colorful List Accent 4"/>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fff8e6" w:themeFill="accent4" w:themeFillTint="000019" w:val="clear"/>
    </w:tcPr>
    <w:tblStylePr w:type="firstRow">
      <w:rPr>
        <w:b w:val="1"/>
        <w:bCs w:val="1"/>
        <w:color w:val="ffffff" w:themeColor="background1"/>
      </w:rPr>
      <w:tblPr/>
      <w:tcPr>
        <w:tcBorders>
          <w:bottom w:color="ffffff" w:space="0" w:sz="12" w:themeColor="background1" w:val="single"/>
        </w:tcBorders>
        <w:shd w:color="auto" w:fill="848484" w:themeFill="accent3" w:themeFillShade="0000CC" w:val="clear"/>
      </w:tcPr>
    </w:tblStylePr>
    <w:tblStylePr w:type="lastRow">
      <w:rPr>
        <w:b w:val="1"/>
        <w:bCs w:val="1"/>
        <w:color w:val="8484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type="table" w:styleId="ListaColorida-nfase5">
    <w:name w:val="Colorful List Accent 5"/>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eef5fb" w:themeFill="accent5" w:themeFillTint="000019" w:val="clear"/>
    </w:tcPr>
    <w:tblStylePr w:type="firstRow">
      <w:rPr>
        <w:b w:val="1"/>
        <w:bCs w:val="1"/>
        <w:color w:val="ffffff" w:themeColor="background1"/>
      </w:rPr>
      <w:tblPr/>
      <w:tcPr>
        <w:tcBorders>
          <w:bottom w:color="ffffff" w:space="0" w:sz="12" w:themeColor="background1" w:val="single"/>
        </w:tcBorders>
        <w:shd w:color="auto" w:fill="598a38" w:themeFill="accent6" w:themeFillShade="0000CC" w:val="clear"/>
      </w:tcPr>
    </w:tblStylePr>
    <w:tblStylePr w:type="lastRow">
      <w:rPr>
        <w:b w:val="1"/>
        <w:bCs w:val="1"/>
        <w:color w:val="598a3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type="table" w:styleId="ListaColorida-nfase6">
    <w:name w:val="Colorful List Accent 6"/>
    <w:basedOn w:val="Tabelanormal"/>
    <w:uiPriority w:val="72"/>
    <w:rsid w:val="0040616A"/>
    <w:pPr>
      <w:spacing w:after="0" w:line="240" w:lineRule="auto"/>
    </w:pPr>
    <w:rPr>
      <w:rFonts w:eastAsiaTheme="minorEastAsia"/>
      <w:color w:val="000000" w:themeColor="text1"/>
      <w:lang w:val="en-US"/>
    </w:rPr>
    <w:tblPr>
      <w:tblStyleRowBandSize w:val="1"/>
      <w:tblStyleColBandSize w:val="1"/>
    </w:tblPr>
    <w:tcPr>
      <w:shd w:color="auto" w:fill="f0f7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7cc1" w:themeFill="accent5" w:themeFillShade="0000CC" w:val="clear"/>
      </w:tcPr>
    </w:tblStylePr>
    <w:tblStylePr w:type="lastRow">
      <w:rPr>
        <w:b w:val="1"/>
        <w:bCs w:val="1"/>
        <w:color w:val="317cc1"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type="table" w:styleId="GradeColorida">
    <w:name w:val="Colorful Grid"/>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val="000000" w:themeColor="text1"/>
      </w:rPr>
      <w:tblPr/>
      <w:tcPr>
        <w:shd w:color="auto" w:fill="b4c6e7" w:themeFill="accent1" w:themeFillTint="000066" w:val="clear"/>
      </w:tcPr>
    </w:tblStylePr>
    <w:tblStylePr w:type="firstCol">
      <w:rPr>
        <w:color w:val="ffffff" w:themeColor="background1"/>
      </w:rPr>
      <w:tblPr/>
      <w:tcPr>
        <w:shd w:color="auto" w:fill="2f5496" w:themeFill="accent1" w:themeFillShade="0000BF" w:val="clear"/>
      </w:tcPr>
    </w:tblStylePr>
    <w:tblStylePr w:type="lastCol">
      <w:rPr>
        <w:color w:val="ffffff" w:themeColor="background1"/>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type="table" w:styleId="GradeColorida-nfase2">
    <w:name w:val="Colorful Grid Accent 2"/>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GradeColorida-nfase3">
    <w:name w:val="Colorful Grid Accent 3"/>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val="000000" w:themeColor="text1"/>
      </w:rPr>
      <w:tblPr/>
      <w:tcPr>
        <w:shd w:color="auto" w:fill="dbdbdb" w:themeFill="accent3" w:themeFillTint="000066" w:val="clear"/>
      </w:tcPr>
    </w:tblStylePr>
    <w:tblStylePr w:type="firstCol">
      <w:rPr>
        <w:color w:val="ffffff" w:themeColor="background1"/>
      </w:rPr>
      <w:tblPr/>
      <w:tcPr>
        <w:shd w:color="auto" w:fill="7b7b7b" w:themeFill="accent3" w:themeFillShade="0000BF" w:val="clear"/>
      </w:tcPr>
    </w:tblStylePr>
    <w:tblStylePr w:type="lastCol">
      <w:rPr>
        <w:color w:val="ffffff" w:themeColor="background1"/>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type="table" w:styleId="GradeColorida-nfase4">
    <w:name w:val="Colorful Grid Accent 4"/>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val="000000" w:themeColor="text1"/>
      </w:rPr>
      <w:tblPr/>
      <w:tcPr>
        <w:shd w:color="auto" w:fill="ffe599" w:themeFill="accent4" w:themeFillTint="000066" w:val="clear"/>
      </w:tcPr>
    </w:tblStylePr>
    <w:tblStylePr w:type="firstCol">
      <w:rPr>
        <w:color w:val="ffffff" w:themeColor="background1"/>
      </w:rPr>
      <w:tblPr/>
      <w:tcPr>
        <w:shd w:color="auto" w:fill="bf8f00" w:themeFill="accent4" w:themeFillShade="0000BF" w:val="clear"/>
      </w:tcPr>
    </w:tblStylePr>
    <w:tblStylePr w:type="lastCol">
      <w:rPr>
        <w:color w:val="ffffff" w:themeColor="background1"/>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type="table" w:styleId="GradeColorida-nfase5">
    <w:name w:val="Colorful Grid Accent 5"/>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val="000000" w:themeColor="text1"/>
      </w:rPr>
      <w:tblPr/>
      <w:tcPr>
        <w:shd w:color="auto" w:fill="bdd6ee" w:themeFill="accent5" w:themeFillTint="000066" w:val="clear"/>
      </w:tcPr>
    </w:tblStylePr>
    <w:tblStylePr w:type="firstCol">
      <w:rPr>
        <w:color w:val="ffffff" w:themeColor="background1"/>
      </w:rPr>
      <w:tblPr/>
      <w:tcPr>
        <w:shd w:color="auto" w:fill="2e74b5" w:themeFill="accent5" w:themeFillShade="0000BF" w:val="clear"/>
      </w:tcPr>
    </w:tblStylePr>
    <w:tblStylePr w:type="lastCol">
      <w:rPr>
        <w:color w:val="ffffff" w:themeColor="background1"/>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type="table" w:styleId="GradeColorida-nfase6">
    <w:name w:val="Colorful Grid Accent 6"/>
    <w:basedOn w:val="Tabelanormal"/>
    <w:uiPriority w:val="73"/>
    <w:rsid w:val="0040616A"/>
    <w:pPr>
      <w:spacing w:after="0" w:line="240" w:lineRule="auto"/>
    </w:pPr>
    <w:rPr>
      <w:rFonts w:eastAsiaTheme="minorEastAsia"/>
      <w:color w:val="000000" w:themeColor="text1"/>
      <w:lang w:val="en-US"/>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Reviso">
    <w:name w:val="Revision"/>
    <w:hidden w:val="1"/>
    <w:uiPriority w:val="99"/>
    <w:semiHidden w:val="1"/>
    <w:rsid w:val="002B505A"/>
    <w:pPr>
      <w:spacing w:after="0" w:line="240" w:lineRule="auto"/>
    </w:pPr>
  </w:style>
  <w:style w:type="table" w:styleId="TabelaSimples5">
    <w:name w:val="Plain Table 5"/>
    <w:basedOn w:val="Tabelanormal"/>
    <w:uiPriority w:val="45"/>
    <w:rsid w:val="000226E4"/>
    <w:pPr>
      <w:spacing w:after="0" w:line="240" w:lineRule="auto"/>
    </w:pPr>
    <w:rPr>
      <w:kern w:val="2"/>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character" w:styleId="Nmerodelinha">
    <w:name w:val="line number"/>
    <w:basedOn w:val="Fontepargpadro"/>
    <w:uiPriority w:val="99"/>
    <w:semiHidden w:val="1"/>
    <w:unhideWhenUsed w:val="1"/>
    <w:rsid w:val="00FC2E90"/>
  </w:style>
  <w:style w:type="paragraph" w:styleId="Subtitle">
    <w:name w:val="Subtitle"/>
    <w:basedOn w:val="Normal"/>
    <w:next w:val="Normal"/>
    <w:pPr>
      <w:spacing w:after="200" w:line="276" w:lineRule="auto"/>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6.jpg"/><Relationship Id="rId42" Type="http://schemas.openxmlformats.org/officeDocument/2006/relationships/image" Target="media/image61.jpg"/><Relationship Id="rId41" Type="http://schemas.openxmlformats.org/officeDocument/2006/relationships/image" Target="media/image64.jpg"/><Relationship Id="rId44" Type="http://schemas.openxmlformats.org/officeDocument/2006/relationships/image" Target="media/image60.jpg"/><Relationship Id="rId43" Type="http://schemas.openxmlformats.org/officeDocument/2006/relationships/image" Target="media/image88.jpg"/><Relationship Id="rId46" Type="http://schemas.openxmlformats.org/officeDocument/2006/relationships/image" Target="media/image66.jpg"/><Relationship Id="rId45" Type="http://schemas.openxmlformats.org/officeDocument/2006/relationships/image" Target="media/image65.jpg"/><Relationship Id="rId48" Type="http://schemas.openxmlformats.org/officeDocument/2006/relationships/image" Target="media/image68.jpg"/><Relationship Id="rId47" Type="http://schemas.openxmlformats.org/officeDocument/2006/relationships/image" Target="media/image67.jpg"/><Relationship Id="rId49" Type="http://schemas.openxmlformats.org/officeDocument/2006/relationships/image" Target="media/image10.jpg"/><Relationship Id="rId100" Type="http://schemas.openxmlformats.org/officeDocument/2006/relationships/footer" Target="footer1.xml"/><Relationship Id="rId31" Type="http://schemas.openxmlformats.org/officeDocument/2006/relationships/image" Target="media/image82.jpg"/><Relationship Id="rId30" Type="http://schemas.openxmlformats.org/officeDocument/2006/relationships/image" Target="media/image80.jpg"/><Relationship Id="rId33" Type="http://schemas.openxmlformats.org/officeDocument/2006/relationships/image" Target="media/image78.jpg"/><Relationship Id="rId32" Type="http://schemas.openxmlformats.org/officeDocument/2006/relationships/image" Target="media/image83.jpg"/><Relationship Id="rId35" Type="http://schemas.openxmlformats.org/officeDocument/2006/relationships/image" Target="media/image81.jpg"/><Relationship Id="rId34" Type="http://schemas.openxmlformats.org/officeDocument/2006/relationships/image" Target="media/image74.jpg"/><Relationship Id="rId37" Type="http://schemas.openxmlformats.org/officeDocument/2006/relationships/image" Target="media/image86.jpg"/><Relationship Id="rId36" Type="http://schemas.openxmlformats.org/officeDocument/2006/relationships/image" Target="media/image84.jpg"/><Relationship Id="rId39" Type="http://schemas.openxmlformats.org/officeDocument/2006/relationships/image" Target="media/image63.jpg"/><Relationship Id="rId38" Type="http://schemas.openxmlformats.org/officeDocument/2006/relationships/image" Target="media/image85.jpg"/><Relationship Id="rId20" Type="http://schemas.openxmlformats.org/officeDocument/2006/relationships/image" Target="media/image54.jpg"/><Relationship Id="rId22" Type="http://schemas.openxmlformats.org/officeDocument/2006/relationships/image" Target="media/image70.jpg"/><Relationship Id="rId21" Type="http://schemas.openxmlformats.org/officeDocument/2006/relationships/image" Target="media/image45.jpg"/><Relationship Id="rId24" Type="http://schemas.openxmlformats.org/officeDocument/2006/relationships/image" Target="media/image72.jpg"/><Relationship Id="rId23" Type="http://schemas.openxmlformats.org/officeDocument/2006/relationships/image" Target="media/image69.jpg"/><Relationship Id="rId26" Type="http://schemas.openxmlformats.org/officeDocument/2006/relationships/image" Target="media/image73.jpg"/><Relationship Id="rId25" Type="http://schemas.openxmlformats.org/officeDocument/2006/relationships/image" Target="media/image71.jpg"/><Relationship Id="rId28" Type="http://schemas.openxmlformats.org/officeDocument/2006/relationships/image" Target="media/image77.jpg"/><Relationship Id="rId27" Type="http://schemas.openxmlformats.org/officeDocument/2006/relationships/image" Target="media/image76.jpg"/><Relationship Id="rId29" Type="http://schemas.openxmlformats.org/officeDocument/2006/relationships/image" Target="media/image79.jpg"/><Relationship Id="rId95" Type="http://schemas.openxmlformats.org/officeDocument/2006/relationships/image" Target="media/image87.png"/><Relationship Id="rId94" Type="http://schemas.openxmlformats.org/officeDocument/2006/relationships/image" Target="media/image34.png"/><Relationship Id="rId97" Type="http://schemas.openxmlformats.org/officeDocument/2006/relationships/image" Target="media/image58.png"/><Relationship Id="rId96" Type="http://schemas.openxmlformats.org/officeDocument/2006/relationships/image" Target="media/image15.png"/><Relationship Id="rId11" Type="http://schemas.openxmlformats.org/officeDocument/2006/relationships/image" Target="media/image18.png"/><Relationship Id="rId99" Type="http://schemas.openxmlformats.org/officeDocument/2006/relationships/image" Target="media/image55.png"/><Relationship Id="rId10" Type="http://schemas.openxmlformats.org/officeDocument/2006/relationships/hyperlink" Target="https://orcid.org/0000-0002-8161-3639" TargetMode="External"/><Relationship Id="rId98" Type="http://schemas.openxmlformats.org/officeDocument/2006/relationships/image" Target="media/image53.png"/><Relationship Id="rId13" Type="http://schemas.openxmlformats.org/officeDocument/2006/relationships/image" Target="media/image20.png"/><Relationship Id="rId12" Type="http://schemas.openxmlformats.org/officeDocument/2006/relationships/hyperlink" Target="https://github.com/d-resp/05_SRAG_SISTEMA_DE_ALERTA/blob/main/03_script/validacao" TargetMode="External"/><Relationship Id="rId91" Type="http://schemas.openxmlformats.org/officeDocument/2006/relationships/image" Target="media/image51.jpg"/><Relationship Id="rId90" Type="http://schemas.openxmlformats.org/officeDocument/2006/relationships/image" Target="media/image21.jpg"/><Relationship Id="rId93" Type="http://schemas.openxmlformats.org/officeDocument/2006/relationships/image" Target="media/image46.png"/><Relationship Id="rId92" Type="http://schemas.openxmlformats.org/officeDocument/2006/relationships/image" Target="media/image49.png"/><Relationship Id="rId15" Type="http://schemas.openxmlformats.org/officeDocument/2006/relationships/image" Target="media/image89.jpg"/><Relationship Id="rId14" Type="http://schemas.openxmlformats.org/officeDocument/2006/relationships/image" Target="media/image47.png"/><Relationship Id="rId17" Type="http://schemas.openxmlformats.org/officeDocument/2006/relationships/image" Target="media/image6.png"/><Relationship Id="rId16" Type="http://schemas.openxmlformats.org/officeDocument/2006/relationships/image" Target="media/image57.png"/><Relationship Id="rId19" Type="http://schemas.openxmlformats.org/officeDocument/2006/relationships/image" Target="media/image59.png"/><Relationship Id="rId18" Type="http://schemas.openxmlformats.org/officeDocument/2006/relationships/image" Target="media/image75.png"/><Relationship Id="rId84" Type="http://schemas.openxmlformats.org/officeDocument/2006/relationships/image" Target="media/image38.jpg"/><Relationship Id="rId83" Type="http://schemas.openxmlformats.org/officeDocument/2006/relationships/image" Target="media/image32.jpg"/><Relationship Id="rId86" Type="http://schemas.openxmlformats.org/officeDocument/2006/relationships/image" Target="media/image33.jpg"/><Relationship Id="rId85" Type="http://schemas.openxmlformats.org/officeDocument/2006/relationships/image" Target="media/image27.jpg"/><Relationship Id="rId88" Type="http://schemas.openxmlformats.org/officeDocument/2006/relationships/image" Target="media/image37.jpg"/><Relationship Id="rId87" Type="http://schemas.openxmlformats.org/officeDocument/2006/relationships/image" Target="media/image30.jpg"/><Relationship Id="rId89" Type="http://schemas.openxmlformats.org/officeDocument/2006/relationships/image" Target="media/image25.jpg"/><Relationship Id="rId80" Type="http://schemas.openxmlformats.org/officeDocument/2006/relationships/image" Target="media/image29.jpg"/><Relationship Id="rId82" Type="http://schemas.openxmlformats.org/officeDocument/2006/relationships/image" Target="media/image35.jpg"/><Relationship Id="rId81"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udenciovictor@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42.jpg"/><Relationship Id="rId72" Type="http://schemas.openxmlformats.org/officeDocument/2006/relationships/image" Target="media/image39.jpg"/><Relationship Id="rId75" Type="http://schemas.openxmlformats.org/officeDocument/2006/relationships/image" Target="media/image44.jpg"/><Relationship Id="rId74" Type="http://schemas.openxmlformats.org/officeDocument/2006/relationships/image" Target="media/image41.jpg"/><Relationship Id="rId77" Type="http://schemas.openxmlformats.org/officeDocument/2006/relationships/image" Target="media/image52.jpg"/><Relationship Id="rId76" Type="http://schemas.openxmlformats.org/officeDocument/2006/relationships/image" Target="media/image48.jpg"/><Relationship Id="rId79" Type="http://schemas.openxmlformats.org/officeDocument/2006/relationships/image" Target="media/image31.jpg"/><Relationship Id="rId78" Type="http://schemas.openxmlformats.org/officeDocument/2006/relationships/image" Target="media/image50.jpg"/><Relationship Id="rId71" Type="http://schemas.openxmlformats.org/officeDocument/2006/relationships/image" Target="media/image43.jpg"/><Relationship Id="rId70" Type="http://schemas.openxmlformats.org/officeDocument/2006/relationships/image" Target="media/image40.jpg"/><Relationship Id="rId62" Type="http://schemas.openxmlformats.org/officeDocument/2006/relationships/image" Target="media/image11.jpg"/><Relationship Id="rId61" Type="http://schemas.openxmlformats.org/officeDocument/2006/relationships/image" Target="media/image3.jpg"/><Relationship Id="rId64" Type="http://schemas.openxmlformats.org/officeDocument/2006/relationships/image" Target="media/image13.jpg"/><Relationship Id="rId63" Type="http://schemas.openxmlformats.org/officeDocument/2006/relationships/image" Target="media/image2.jpg"/><Relationship Id="rId66" Type="http://schemas.openxmlformats.org/officeDocument/2006/relationships/image" Target="media/image7.jpg"/><Relationship Id="rId65" Type="http://schemas.openxmlformats.org/officeDocument/2006/relationships/image" Target="media/image4.jpg"/><Relationship Id="rId68" Type="http://schemas.openxmlformats.org/officeDocument/2006/relationships/image" Target="media/image8.jpg"/><Relationship Id="rId67" Type="http://schemas.openxmlformats.org/officeDocument/2006/relationships/image" Target="media/image14.jpg"/><Relationship Id="rId60" Type="http://schemas.openxmlformats.org/officeDocument/2006/relationships/image" Target="media/image16.jpg"/><Relationship Id="rId69" Type="http://schemas.openxmlformats.org/officeDocument/2006/relationships/image" Target="media/image36.jpg"/><Relationship Id="rId51" Type="http://schemas.openxmlformats.org/officeDocument/2006/relationships/image" Target="media/image23.jpg"/><Relationship Id="rId50" Type="http://schemas.openxmlformats.org/officeDocument/2006/relationships/image" Target="media/image5.jpg"/><Relationship Id="rId53" Type="http://schemas.openxmlformats.org/officeDocument/2006/relationships/image" Target="media/image12.jpg"/><Relationship Id="rId52" Type="http://schemas.openxmlformats.org/officeDocument/2006/relationships/image" Target="media/image17.jpg"/><Relationship Id="rId55" Type="http://schemas.openxmlformats.org/officeDocument/2006/relationships/image" Target="media/image19.jpg"/><Relationship Id="rId54" Type="http://schemas.openxmlformats.org/officeDocument/2006/relationships/image" Target="media/image9.jpg"/><Relationship Id="rId57" Type="http://schemas.openxmlformats.org/officeDocument/2006/relationships/image" Target="media/image26.jpg"/><Relationship Id="rId56" Type="http://schemas.openxmlformats.org/officeDocument/2006/relationships/image" Target="media/image28.jpg"/><Relationship Id="rId59" Type="http://schemas.openxmlformats.org/officeDocument/2006/relationships/image" Target="media/image1.jpg"/><Relationship Id="rId58" Type="http://schemas.openxmlformats.org/officeDocument/2006/relationships/image" Target="media/image24.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PfEpKd2N0+LZXjhyqQ/kVqWCA==">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2025-05-30T20:38:00Z</dcterms:created>
  <dc:creator>Audencio Victor Rafael</dc:creator>
</cp:coreProperties>
</file>